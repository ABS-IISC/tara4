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1"/>
        <w:tblW w:w="10435" w:type="dxa"/>
        <w:tblLayout w:type="fixed"/>
        <w:tblLook w:val="06A0" w:firstRow="1" w:lastRow="0" w:firstColumn="1" w:lastColumn="0" w:noHBand="1" w:noVBand="1"/>
      </w:tblPr>
      <w:tblGrid>
        <w:gridCol w:w="10435"/>
      </w:tblGrid>
      <w:tr w:rsidR="00552C62" w:rsidRPr="002971AF" w14:paraId="5C39191C" w14:textId="77777777" w:rsidTr="00854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5" w:type="dxa"/>
            <w:shd w:val="clear" w:color="auto" w:fill="002060"/>
          </w:tcPr>
          <w:p w14:paraId="60DB6831" w14:textId="65575EC1" w:rsidR="00552C62" w:rsidRPr="002971AF" w:rsidRDefault="00552C62" w:rsidP="00854B54">
            <w:pPr>
              <w:jc w:val="center"/>
              <w:rPr>
                <w:rFonts w:eastAsia="Calibri" w:cstheme="minorHAnsi"/>
                <w:color w:val="FFFFFF" w:themeColor="background1"/>
                <w:sz w:val="20"/>
                <w:szCs w:val="20"/>
              </w:rPr>
            </w:pPr>
            <w:r w:rsidRPr="002971AF">
              <w:rPr>
                <w:rFonts w:eastAsia="Calibri" w:cstheme="minorHAnsi"/>
                <w:color w:val="FFFFFF" w:themeColor="background1"/>
                <w:sz w:val="20"/>
                <w:szCs w:val="20"/>
              </w:rPr>
              <w:t>Subject title:</w:t>
            </w:r>
            <w:r w:rsidR="000D1B5E">
              <w:rPr>
                <w:rFonts w:eastAsia="Calibri" w:cstheme="minorHAnsi"/>
                <w:color w:val="FFFFFF" w:themeColor="background1"/>
                <w:sz w:val="20"/>
                <w:szCs w:val="20"/>
              </w:rPr>
              <w:t xml:space="preserve"> </w:t>
            </w:r>
            <w:r w:rsidR="000D1B5E" w:rsidRPr="00F54F78">
              <w:rPr>
                <w:rFonts w:cstheme="minorHAnsi"/>
                <w:sz w:val="18"/>
                <w:szCs w:val="18"/>
              </w:rPr>
              <w:t>The great Indian Brand Registry Circus !!!</w:t>
            </w:r>
          </w:p>
        </w:tc>
      </w:tr>
      <w:tr w:rsidR="00552C62" w:rsidRPr="002971AF" w14:paraId="2FC05CB8" w14:textId="77777777" w:rsidTr="00854B54">
        <w:tc>
          <w:tcPr>
            <w:cnfStyle w:val="001000000000" w:firstRow="0" w:lastRow="0" w:firstColumn="1" w:lastColumn="0" w:oddVBand="0" w:evenVBand="0" w:oddHBand="0" w:evenHBand="0" w:firstRowFirstColumn="0" w:firstRowLastColumn="0" w:lastRowFirstColumn="0" w:lastRowLastColumn="0"/>
            <w:tcW w:w="10435" w:type="dxa"/>
          </w:tcPr>
          <w:p w14:paraId="158523F0" w14:textId="7E89D119" w:rsidR="00552C62" w:rsidRPr="002971AF" w:rsidRDefault="00552C62" w:rsidP="00854B54">
            <w:pPr>
              <w:jc w:val="center"/>
              <w:rPr>
                <w:rFonts w:eastAsia="Calibri" w:cstheme="minorHAnsi"/>
                <w:sz w:val="20"/>
                <w:szCs w:val="20"/>
              </w:rPr>
            </w:pPr>
            <w:r w:rsidRPr="002971AF">
              <w:rPr>
                <w:rFonts w:eastAsia="Calibri" w:cstheme="minorHAnsi"/>
                <w:color w:val="0070C0"/>
                <w:sz w:val="20"/>
                <w:szCs w:val="20"/>
                <w:u w:val="single"/>
              </w:rPr>
              <w:t>Status</w:t>
            </w:r>
            <w:r w:rsidRPr="002971AF">
              <w:rPr>
                <w:rFonts w:eastAsia="Calibri" w:cstheme="minorHAnsi"/>
                <w:color w:val="0070C0"/>
                <w:sz w:val="20"/>
                <w:szCs w:val="20"/>
              </w:rPr>
              <w:t xml:space="preserve">: </w:t>
            </w:r>
            <w:r w:rsidR="009300E1" w:rsidRPr="009300E1">
              <w:rPr>
                <w:rFonts w:eastAsia="Calibri" w:cstheme="minorHAnsi"/>
                <w:color w:val="0070C0"/>
                <w:sz w:val="20"/>
                <w:szCs w:val="20"/>
              </w:rPr>
              <w:t>Deliberating RC/PA with BPRS.</w:t>
            </w:r>
          </w:p>
        </w:tc>
      </w:tr>
    </w:tbl>
    <w:p w14:paraId="4B334608" w14:textId="77777777" w:rsidR="006248C8" w:rsidRPr="00F54F78" w:rsidRDefault="006248C8" w:rsidP="006248C8">
      <w:pPr>
        <w:spacing w:after="0"/>
        <w:rPr>
          <w:rFonts w:eastAsia="Calibri" w:cstheme="minorHAnsi"/>
          <w:sz w:val="18"/>
          <w:szCs w:val="18"/>
        </w:rPr>
      </w:pPr>
    </w:p>
    <w:p w14:paraId="5BB05671" w14:textId="1C717BF2" w:rsidR="006248C8" w:rsidRPr="00F54F78" w:rsidRDefault="00A25103" w:rsidP="006248C8">
      <w:pPr>
        <w:spacing w:after="0"/>
        <w:rPr>
          <w:rFonts w:eastAsia="Calibri" w:cstheme="minorHAnsi"/>
          <w:sz w:val="18"/>
          <w:szCs w:val="18"/>
        </w:rPr>
      </w:pPr>
      <w:r w:rsidRPr="00F54F78">
        <w:rPr>
          <w:rFonts w:eastAsia="Calibri" w:cstheme="minorHAnsi"/>
          <w:sz w:val="18"/>
          <w:szCs w:val="18"/>
        </w:rPr>
        <w:t>Amit</w:t>
      </w:r>
      <w:r w:rsidR="006248C8" w:rsidRPr="00F54F78">
        <w:rPr>
          <w:rFonts w:eastAsia="Calibri" w:cstheme="minorHAnsi"/>
          <w:sz w:val="18"/>
          <w:szCs w:val="18"/>
        </w:rPr>
        <w:t xml:space="preserve">, </w:t>
      </w:r>
    </w:p>
    <w:p w14:paraId="16F11DE5" w14:textId="77777777" w:rsidR="006248C8" w:rsidRPr="00F54F78" w:rsidRDefault="006248C8" w:rsidP="006248C8">
      <w:pPr>
        <w:spacing w:after="0"/>
        <w:rPr>
          <w:rFonts w:eastAsia="Calibri" w:cstheme="minorHAnsi"/>
          <w:sz w:val="18"/>
          <w:szCs w:val="18"/>
        </w:rPr>
      </w:pPr>
    </w:p>
    <w:p w14:paraId="3B14A2CC" w14:textId="2FC3368E" w:rsidR="006248C8" w:rsidRPr="00F54F78" w:rsidRDefault="006248C8" w:rsidP="006248C8">
      <w:pPr>
        <w:spacing w:after="0"/>
        <w:rPr>
          <w:rFonts w:eastAsia="Calibri" w:cstheme="minorHAnsi"/>
          <w:sz w:val="18"/>
          <w:szCs w:val="18"/>
        </w:rPr>
      </w:pPr>
      <w:r w:rsidRPr="00F54F78">
        <w:rPr>
          <w:rFonts w:eastAsia="Calibri" w:cstheme="minorHAnsi"/>
          <w:sz w:val="18"/>
          <w:szCs w:val="18"/>
        </w:rPr>
        <w:t>This is regarding an email</w:t>
      </w:r>
      <w:r w:rsidR="00A25103" w:rsidRPr="00F54F78">
        <w:rPr>
          <w:rFonts w:eastAsia="Calibri" w:cstheme="minorHAnsi"/>
          <w:sz w:val="18"/>
          <w:szCs w:val="18"/>
        </w:rPr>
        <w:t xml:space="preserve"> you received on 25-Sep-2025 with subject line “Attention requested: The great Indian Brand Registry Circus !!!”, from Amardeep Singh (the brand owner) regarding changes to the registered Trademark (TM) number </w:t>
      </w:r>
      <w:r w:rsidR="00A0680B" w:rsidRPr="00F54F78">
        <w:rPr>
          <w:rFonts w:eastAsia="Calibri" w:cstheme="minorHAnsi"/>
          <w:sz w:val="18"/>
          <w:szCs w:val="18"/>
        </w:rPr>
        <w:t>within Brand Registry for</w:t>
      </w:r>
      <w:r w:rsidR="00A25103" w:rsidRPr="00F54F78">
        <w:rPr>
          <w:rFonts w:eastAsia="Calibri" w:cstheme="minorHAnsi"/>
          <w:sz w:val="18"/>
          <w:szCs w:val="18"/>
        </w:rPr>
        <w:t xml:space="preserve"> their brand “BDD Buydiscountdeals”</w:t>
      </w:r>
      <w:r w:rsidR="00FA3546">
        <w:rPr>
          <w:rFonts w:eastAsia="Calibri" w:cstheme="minorHAnsi"/>
          <w:sz w:val="18"/>
          <w:szCs w:val="18"/>
        </w:rPr>
        <w:t xml:space="preserve"> (the Brand)</w:t>
      </w:r>
      <w:r w:rsidR="00A25103" w:rsidRPr="00F54F78">
        <w:rPr>
          <w:rFonts w:eastAsia="Calibri" w:cstheme="minorHAnsi"/>
          <w:sz w:val="18"/>
          <w:szCs w:val="18"/>
        </w:rPr>
        <w:t>.</w:t>
      </w:r>
    </w:p>
    <w:p w14:paraId="6A0E2ED0" w14:textId="77777777" w:rsidR="00CF5C03" w:rsidRPr="00F54F78" w:rsidRDefault="00CF5C03" w:rsidP="00CF5C03">
      <w:pPr>
        <w:spacing w:after="0"/>
        <w:rPr>
          <w:rFonts w:eastAsia="Calibri" w:cstheme="minorHAnsi"/>
          <w:sz w:val="18"/>
          <w:szCs w:val="18"/>
        </w:rPr>
      </w:pPr>
    </w:p>
    <w:p w14:paraId="37900A11" w14:textId="77777777" w:rsidR="00CF5C03" w:rsidRPr="00F54F78" w:rsidRDefault="00CF5C03" w:rsidP="00CF5C03">
      <w:pPr>
        <w:pBdr>
          <w:bottom w:val="single" w:sz="6" w:space="1" w:color="auto"/>
        </w:pBdr>
        <w:spacing w:after="0"/>
        <w:rPr>
          <w:rFonts w:eastAsia="Calibri" w:cstheme="minorHAnsi"/>
          <w:b/>
          <w:bCs/>
          <w:sz w:val="18"/>
          <w:szCs w:val="18"/>
        </w:rPr>
      </w:pPr>
      <w:r w:rsidRPr="00F54F78">
        <w:rPr>
          <w:rFonts w:eastAsia="Calibri" w:cstheme="minorHAnsi"/>
          <w:b/>
          <w:bCs/>
          <w:sz w:val="18"/>
          <w:szCs w:val="18"/>
        </w:rPr>
        <w:t xml:space="preserve">Executive Summary </w:t>
      </w:r>
    </w:p>
    <w:p w14:paraId="14D2AAE1" w14:textId="76615662" w:rsidR="008E623E" w:rsidRDefault="006248C8" w:rsidP="006248C8">
      <w:pPr>
        <w:spacing w:after="0"/>
        <w:rPr>
          <w:rFonts w:eastAsia="Calibri" w:cstheme="minorHAnsi"/>
          <w:sz w:val="18"/>
          <w:szCs w:val="18"/>
        </w:rPr>
      </w:pPr>
      <w:r w:rsidRPr="00F54F78">
        <w:rPr>
          <w:rFonts w:eastAsia="Calibri" w:cstheme="minorHAnsi"/>
          <w:sz w:val="18"/>
          <w:szCs w:val="18"/>
        </w:rPr>
        <w:t>After our investigation</w:t>
      </w:r>
      <w:r w:rsidR="00F373E0" w:rsidRPr="00F54F78">
        <w:rPr>
          <w:rFonts w:eastAsia="Calibri" w:cstheme="minorHAnsi"/>
          <w:sz w:val="18"/>
          <w:szCs w:val="18"/>
        </w:rPr>
        <w:t xml:space="preserve">, we </w:t>
      </w:r>
      <w:r w:rsidR="00F54F78">
        <w:rPr>
          <w:rFonts w:eastAsia="Calibri" w:cstheme="minorHAnsi"/>
          <w:sz w:val="18"/>
          <w:szCs w:val="18"/>
        </w:rPr>
        <w:t xml:space="preserve">found that </w:t>
      </w:r>
      <w:r w:rsidR="00F373E0" w:rsidRPr="00F54F78">
        <w:rPr>
          <w:rFonts w:eastAsia="Calibri" w:cstheme="minorHAnsi"/>
          <w:sz w:val="18"/>
          <w:szCs w:val="18"/>
        </w:rPr>
        <w:t xml:space="preserve">the </w:t>
      </w:r>
      <w:r w:rsidR="00A0680B" w:rsidRPr="00F54F78">
        <w:rPr>
          <w:rFonts w:eastAsia="Calibri" w:cstheme="minorHAnsi"/>
          <w:sz w:val="18"/>
          <w:szCs w:val="18"/>
        </w:rPr>
        <w:t>TM</w:t>
      </w:r>
      <w:r w:rsidR="00F373E0" w:rsidRPr="00F54F78">
        <w:rPr>
          <w:rFonts w:eastAsia="Calibri" w:cstheme="minorHAnsi"/>
          <w:sz w:val="18"/>
          <w:szCs w:val="18"/>
        </w:rPr>
        <w:t xml:space="preserve"> was properly </w:t>
      </w:r>
      <w:r w:rsidR="00F54F78">
        <w:rPr>
          <w:rFonts w:eastAsia="Calibri" w:cstheme="minorHAnsi"/>
          <w:sz w:val="18"/>
          <w:szCs w:val="18"/>
        </w:rPr>
        <w:t>enrolled into Brand Registry (BR) on</w:t>
      </w:r>
      <w:r w:rsidR="00F373E0" w:rsidRPr="00F54F78">
        <w:rPr>
          <w:rFonts w:eastAsia="Calibri" w:cstheme="minorHAnsi"/>
          <w:sz w:val="18"/>
          <w:szCs w:val="18"/>
        </w:rPr>
        <w:t xml:space="preserve"> 30-Jun-2022 </w:t>
      </w:r>
      <w:r w:rsidR="008E623E">
        <w:rPr>
          <w:rFonts w:eastAsia="Calibri" w:cstheme="minorHAnsi"/>
          <w:sz w:val="18"/>
          <w:szCs w:val="18"/>
        </w:rPr>
        <w:t xml:space="preserve">using the brand’s India Trademark office (TMR) TM </w:t>
      </w:r>
      <w:r w:rsidR="00F373E0" w:rsidRPr="00F54F78">
        <w:rPr>
          <w:rFonts w:eastAsia="Calibri" w:cstheme="minorHAnsi"/>
          <w:sz w:val="18"/>
          <w:szCs w:val="18"/>
        </w:rPr>
        <w:t>registration number '4411461'</w:t>
      </w:r>
      <w:r w:rsidR="008E623E">
        <w:rPr>
          <w:rFonts w:eastAsia="Calibri" w:cstheme="minorHAnsi"/>
          <w:sz w:val="18"/>
          <w:szCs w:val="18"/>
        </w:rPr>
        <w:t>. This</w:t>
      </w:r>
      <w:r w:rsidR="00F54F78">
        <w:rPr>
          <w:rFonts w:eastAsia="Calibri" w:cstheme="minorHAnsi"/>
          <w:sz w:val="18"/>
          <w:szCs w:val="18"/>
        </w:rPr>
        <w:t xml:space="preserve"> is the correct orientation of the registration number and certificate number.</w:t>
      </w:r>
      <w:r w:rsidR="008E623E">
        <w:rPr>
          <w:rFonts w:eastAsia="Calibri" w:cstheme="minorHAnsi"/>
          <w:sz w:val="18"/>
          <w:szCs w:val="18"/>
        </w:rPr>
        <w:t xml:space="preserve"> </w:t>
      </w:r>
      <w:r w:rsidR="00FA3546">
        <w:rPr>
          <w:rFonts w:eastAsia="Calibri" w:cstheme="minorHAnsi"/>
          <w:sz w:val="18"/>
          <w:szCs w:val="18"/>
        </w:rPr>
        <w:t xml:space="preserve">To note, TMR issues a certificate number which is distinct from the serial and registration numbers which BR houses. For TMR TMs the registration and serial numbers are the same. </w:t>
      </w:r>
    </w:p>
    <w:p w14:paraId="7E7707F0" w14:textId="77777777" w:rsidR="008E623E" w:rsidRDefault="008E623E" w:rsidP="006248C8">
      <w:pPr>
        <w:spacing w:after="0"/>
        <w:rPr>
          <w:rFonts w:eastAsia="Calibri" w:cstheme="minorHAnsi"/>
          <w:sz w:val="18"/>
          <w:szCs w:val="18"/>
        </w:rPr>
      </w:pPr>
    </w:p>
    <w:p w14:paraId="7DD765CF" w14:textId="77777777" w:rsidR="00FA3546" w:rsidRDefault="00FA3546" w:rsidP="006248C8">
      <w:pPr>
        <w:spacing w:after="0"/>
        <w:rPr>
          <w:rFonts w:eastAsia="Calibri" w:cstheme="minorHAnsi"/>
          <w:sz w:val="18"/>
          <w:szCs w:val="18"/>
        </w:rPr>
      </w:pPr>
      <w:r>
        <w:rPr>
          <w:rFonts w:eastAsia="Calibri" w:cstheme="minorHAnsi"/>
          <w:sz w:val="18"/>
          <w:szCs w:val="18"/>
        </w:rPr>
        <w:t xml:space="preserve">To </w:t>
      </w:r>
      <w:r w:rsidR="008E623E">
        <w:rPr>
          <w:rFonts w:eastAsia="Calibri" w:cstheme="minorHAnsi"/>
          <w:sz w:val="18"/>
          <w:szCs w:val="18"/>
        </w:rPr>
        <w:t xml:space="preserve">ensure that TM details stay up to date in </w:t>
      </w:r>
      <w:r>
        <w:rPr>
          <w:rFonts w:eastAsia="Calibri" w:cstheme="minorHAnsi"/>
          <w:sz w:val="18"/>
          <w:szCs w:val="18"/>
        </w:rPr>
        <w:t xml:space="preserve">BR, in </w:t>
      </w:r>
      <w:r w:rsidR="008E623E">
        <w:rPr>
          <w:rFonts w:eastAsia="Calibri" w:cstheme="minorHAnsi"/>
          <w:sz w:val="18"/>
          <w:szCs w:val="18"/>
        </w:rPr>
        <w:t>case there are any changes post enrollment</w:t>
      </w:r>
      <w:r>
        <w:rPr>
          <w:rFonts w:eastAsia="Calibri" w:cstheme="minorHAnsi"/>
          <w:sz w:val="18"/>
          <w:szCs w:val="18"/>
        </w:rPr>
        <w:t>, BR integrates with third-party trademark providers who vend up to date TM details</w:t>
      </w:r>
      <w:r w:rsidR="008E623E">
        <w:rPr>
          <w:rFonts w:eastAsia="Calibri" w:cstheme="minorHAnsi"/>
          <w:sz w:val="18"/>
          <w:szCs w:val="18"/>
        </w:rPr>
        <w:t>.</w:t>
      </w:r>
      <w:r>
        <w:rPr>
          <w:rFonts w:eastAsia="Calibri" w:cstheme="minorHAnsi"/>
          <w:sz w:val="18"/>
          <w:szCs w:val="18"/>
        </w:rPr>
        <w:t xml:space="preserve"> This is to ensure that mechanisms, such as abuse prevention, detect potentially abusive changes to TMs. </w:t>
      </w:r>
    </w:p>
    <w:p w14:paraId="0BDD2FE8" w14:textId="77777777" w:rsidR="00FA3546" w:rsidRDefault="00FA3546" w:rsidP="006248C8">
      <w:pPr>
        <w:spacing w:after="0"/>
        <w:rPr>
          <w:rFonts w:eastAsia="Calibri" w:cstheme="minorHAnsi"/>
          <w:sz w:val="18"/>
          <w:szCs w:val="18"/>
        </w:rPr>
      </w:pPr>
    </w:p>
    <w:p w14:paraId="28DF62BF" w14:textId="465EA985" w:rsidR="008069E1" w:rsidRDefault="008E623E" w:rsidP="006248C8">
      <w:pPr>
        <w:spacing w:after="0"/>
        <w:rPr>
          <w:rFonts w:eastAsia="Calibri" w:cstheme="minorHAnsi"/>
          <w:sz w:val="18"/>
          <w:szCs w:val="18"/>
        </w:rPr>
      </w:pPr>
      <w:r>
        <w:rPr>
          <w:rFonts w:eastAsia="Calibri" w:cstheme="minorHAnsi"/>
          <w:sz w:val="18"/>
          <w:szCs w:val="18"/>
        </w:rPr>
        <w:t>In this case</w:t>
      </w:r>
      <w:commentRangeStart w:id="0"/>
      <w:commentRangeStart w:id="1"/>
      <w:r>
        <w:rPr>
          <w:rFonts w:eastAsia="Calibri" w:cstheme="minorHAnsi"/>
          <w:sz w:val="18"/>
          <w:szCs w:val="18"/>
        </w:rPr>
        <w:t xml:space="preserve">, </w:t>
      </w:r>
      <w:r w:rsidR="00FA3546">
        <w:rPr>
          <w:rFonts w:eastAsia="Calibri" w:cstheme="minorHAnsi"/>
          <w:sz w:val="18"/>
          <w:szCs w:val="18"/>
        </w:rPr>
        <w:t xml:space="preserve">CompuMark, </w:t>
      </w:r>
      <w:r>
        <w:rPr>
          <w:rFonts w:eastAsia="Calibri" w:cstheme="minorHAnsi"/>
          <w:sz w:val="18"/>
          <w:szCs w:val="18"/>
        </w:rPr>
        <w:t xml:space="preserve">the </w:t>
      </w:r>
      <w:r w:rsidR="00FA3546">
        <w:rPr>
          <w:rFonts w:eastAsia="Calibri" w:cstheme="minorHAnsi"/>
          <w:sz w:val="18"/>
          <w:szCs w:val="18"/>
        </w:rPr>
        <w:t>third-party</w:t>
      </w:r>
      <w:r>
        <w:rPr>
          <w:rFonts w:eastAsia="Calibri" w:cstheme="minorHAnsi"/>
          <w:sz w:val="18"/>
          <w:szCs w:val="18"/>
        </w:rPr>
        <w:t xml:space="preserve"> trademark provider who handles all TMs outside of the USPTO and EUIPO</w:t>
      </w:r>
      <w:r w:rsidR="00FA3546">
        <w:rPr>
          <w:rFonts w:eastAsia="Calibri" w:cstheme="minorHAnsi"/>
          <w:sz w:val="18"/>
          <w:szCs w:val="18"/>
        </w:rPr>
        <w:t>, vended the TM details to BR incorrectly which caused the registration number to be updated to the certificate number, ‘2944593’</w:t>
      </w:r>
      <w:commentRangeEnd w:id="0"/>
      <w:r w:rsidR="009154DF">
        <w:rPr>
          <w:rStyle w:val="CommentReference"/>
        </w:rPr>
        <w:commentReference w:id="0"/>
      </w:r>
      <w:commentRangeEnd w:id="1"/>
      <w:r w:rsidR="00517A4E">
        <w:rPr>
          <w:rStyle w:val="CommentReference"/>
        </w:rPr>
        <w:commentReference w:id="1"/>
      </w:r>
      <w:r w:rsidR="00FA3546">
        <w:rPr>
          <w:rFonts w:eastAsia="Calibri" w:cstheme="minorHAnsi"/>
          <w:sz w:val="18"/>
          <w:szCs w:val="18"/>
        </w:rPr>
        <w:t xml:space="preserve">. </w:t>
      </w:r>
      <w:r w:rsidR="008069E1">
        <w:rPr>
          <w:rFonts w:eastAsia="Calibri" w:cstheme="minorHAnsi"/>
          <w:sz w:val="18"/>
          <w:szCs w:val="18"/>
        </w:rPr>
        <w:t xml:space="preserve">We found that there is another trademark in the TMR with the registration number of ‘2944593’ (LACTEC). When the brand owner filed a notice of infringement via the Report a Violation tool in BR, we determined there was a mismatch between the submitted TM and the brand claiming infringement. This caused their reports to be rejected, which is how they discovered their TM has been updated. </w:t>
      </w:r>
    </w:p>
    <w:p w14:paraId="2B4D42E5" w14:textId="77777777" w:rsidR="008069E1" w:rsidRDefault="008069E1" w:rsidP="006248C8">
      <w:pPr>
        <w:spacing w:after="0"/>
        <w:rPr>
          <w:rFonts w:eastAsia="Calibri" w:cstheme="minorHAnsi"/>
          <w:sz w:val="18"/>
          <w:szCs w:val="18"/>
        </w:rPr>
      </w:pPr>
    </w:p>
    <w:p w14:paraId="14894AB0" w14:textId="08C2ACE2" w:rsidR="00CF5C03" w:rsidRDefault="008069E1" w:rsidP="002D26C6">
      <w:pPr>
        <w:spacing w:after="0"/>
        <w:rPr>
          <w:rFonts w:eastAsia="Calibri" w:cstheme="minorHAnsi"/>
          <w:sz w:val="18"/>
          <w:szCs w:val="18"/>
        </w:rPr>
      </w:pPr>
      <w:r>
        <w:rPr>
          <w:rFonts w:eastAsia="Calibri" w:cstheme="minorHAnsi"/>
          <w:sz w:val="18"/>
          <w:szCs w:val="18"/>
        </w:rPr>
        <w:t>As a result of the escalation, we have updated the TM details to reflect the correct registration and serial number, allowing the brand owner to report infringement using the correct details. Additionally, we are conducting an audit to identify and reverse any other incorrectly vended TM details from Compumark</w:t>
      </w:r>
      <w:r w:rsidR="002D26C6">
        <w:rPr>
          <w:rFonts w:eastAsia="Calibri" w:cstheme="minorHAnsi"/>
          <w:sz w:val="18"/>
          <w:szCs w:val="18"/>
        </w:rPr>
        <w:t xml:space="preserve">. </w:t>
      </w:r>
    </w:p>
    <w:p w14:paraId="3A030FC5" w14:textId="77777777" w:rsidR="002D26C6" w:rsidRDefault="002D26C6" w:rsidP="00CF5C03">
      <w:pPr>
        <w:spacing w:after="0"/>
        <w:rPr>
          <w:rFonts w:eastAsia="Calibri" w:cstheme="minorHAnsi"/>
          <w:sz w:val="18"/>
          <w:szCs w:val="18"/>
        </w:rPr>
      </w:pPr>
    </w:p>
    <w:p w14:paraId="0AE408D9" w14:textId="77777777" w:rsidR="002D26C6" w:rsidRPr="002D26C6" w:rsidRDefault="002D26C6" w:rsidP="002D26C6">
      <w:pPr>
        <w:spacing w:after="0"/>
        <w:rPr>
          <w:rFonts w:eastAsia="Calibri" w:cstheme="minorHAnsi"/>
          <w:sz w:val="18"/>
          <w:szCs w:val="18"/>
        </w:rPr>
      </w:pPr>
      <w:r w:rsidRPr="002D26C6">
        <w:rPr>
          <w:rFonts w:eastAsia="Calibri" w:cstheme="minorHAnsi"/>
          <w:sz w:val="18"/>
          <w:szCs w:val="18"/>
        </w:rPr>
        <w:t>Below is a detailed timeline of events, associated resolving actions, customer impact, root causes, and preventative actions.</w:t>
      </w:r>
    </w:p>
    <w:p w14:paraId="2BB167C0" w14:textId="77777777" w:rsidR="002D26C6" w:rsidRPr="00F54F78" w:rsidRDefault="002D26C6" w:rsidP="00CF5C03">
      <w:pPr>
        <w:spacing w:after="0"/>
        <w:rPr>
          <w:rFonts w:eastAsia="Calibri" w:cstheme="minorHAnsi"/>
          <w:sz w:val="18"/>
          <w:szCs w:val="18"/>
        </w:rPr>
      </w:pPr>
    </w:p>
    <w:p w14:paraId="55BDFF5D" w14:textId="00A9FE31" w:rsidR="00CF5C03" w:rsidRPr="00F54F78" w:rsidRDefault="00CF5C03" w:rsidP="00CF5C03">
      <w:pPr>
        <w:pBdr>
          <w:bottom w:val="single" w:sz="6" w:space="1" w:color="auto"/>
        </w:pBdr>
        <w:spacing w:after="0"/>
        <w:rPr>
          <w:rFonts w:eastAsia="Calibri" w:cstheme="minorHAnsi"/>
          <w:b/>
          <w:bCs/>
          <w:sz w:val="18"/>
          <w:szCs w:val="18"/>
        </w:rPr>
      </w:pPr>
      <w:r w:rsidRPr="00F54F78">
        <w:rPr>
          <w:rFonts w:eastAsia="Calibri" w:cstheme="minorHAnsi"/>
          <w:b/>
          <w:bCs/>
          <w:sz w:val="18"/>
          <w:szCs w:val="18"/>
        </w:rPr>
        <w:t xml:space="preserve">Background </w:t>
      </w:r>
    </w:p>
    <w:p w14:paraId="4FD258FC" w14:textId="2206E491" w:rsidR="00CF5C03" w:rsidRPr="00F54F78" w:rsidRDefault="00D733D6" w:rsidP="00CF5C03">
      <w:pPr>
        <w:spacing w:after="0"/>
        <w:rPr>
          <w:rFonts w:eastAsia="Calibri" w:cstheme="minorHAnsi"/>
          <w:sz w:val="18"/>
          <w:szCs w:val="18"/>
        </w:rPr>
      </w:pPr>
      <w:r w:rsidRPr="00F54F78">
        <w:rPr>
          <w:rFonts w:eastAsia="Calibri" w:cstheme="minorHAnsi"/>
          <w:sz w:val="18"/>
          <w:szCs w:val="18"/>
        </w:rPr>
        <w:t>On 14-Dec-2015, the brand owner registered their selling account with Amazon in the IN store.</w:t>
      </w:r>
      <w:r w:rsidR="00233C60" w:rsidRPr="00F54F78">
        <w:rPr>
          <w:rFonts w:eastAsia="Calibri" w:cstheme="minorHAnsi"/>
          <w:sz w:val="18"/>
          <w:szCs w:val="18"/>
        </w:rPr>
        <w:t xml:space="preserve"> To date, the brand owner has a GMS of 1287361.72 INR ($14,521.02).</w:t>
      </w:r>
    </w:p>
    <w:p w14:paraId="40C2C643" w14:textId="77777777" w:rsidR="00F804B8" w:rsidRPr="00F54F78" w:rsidRDefault="00F804B8" w:rsidP="00CF5C03">
      <w:pPr>
        <w:spacing w:after="0"/>
        <w:rPr>
          <w:rFonts w:eastAsia="Calibri" w:cstheme="minorHAnsi"/>
          <w:sz w:val="18"/>
          <w:szCs w:val="18"/>
        </w:rPr>
      </w:pPr>
    </w:p>
    <w:p w14:paraId="31A385E0" w14:textId="250C10E1" w:rsidR="00F804B8" w:rsidRDefault="00F804B8" w:rsidP="00CF5C03">
      <w:pPr>
        <w:spacing w:after="0"/>
        <w:rPr>
          <w:rFonts w:eastAsia="Calibri" w:cstheme="minorHAnsi"/>
          <w:sz w:val="18"/>
          <w:szCs w:val="18"/>
        </w:rPr>
      </w:pPr>
      <w:r w:rsidRPr="00F54F78">
        <w:rPr>
          <w:rFonts w:eastAsia="Calibri" w:cstheme="minorHAnsi"/>
          <w:sz w:val="18"/>
          <w:szCs w:val="18"/>
        </w:rPr>
        <w:t>On 30-Jun-2022, the brand owner registered their brand with Amazon Brand Registry</w:t>
      </w:r>
      <w:r w:rsidR="002D26C6">
        <w:rPr>
          <w:rFonts w:eastAsia="Calibri" w:cstheme="minorHAnsi"/>
          <w:sz w:val="18"/>
          <w:szCs w:val="18"/>
        </w:rPr>
        <w:t xml:space="preserve"> using the TMR TM “</w:t>
      </w:r>
      <w:r w:rsidR="002D26C6" w:rsidRPr="00F54F78">
        <w:rPr>
          <w:rFonts w:eastAsia="Calibri" w:cstheme="minorHAnsi"/>
          <w:sz w:val="18"/>
          <w:szCs w:val="18"/>
        </w:rPr>
        <w:t>BDD Buydiscountdeals</w:t>
      </w:r>
      <w:r w:rsidR="002D26C6">
        <w:rPr>
          <w:rFonts w:eastAsia="Calibri" w:cstheme="minorHAnsi"/>
          <w:sz w:val="18"/>
          <w:szCs w:val="18"/>
        </w:rPr>
        <w:t>”. At this time the TMs registration number, ‘</w:t>
      </w:r>
      <w:del w:id="2" w:author="Sathish, Swetha" w:date="2025-10-03T09:59:00Z" w16du:dateUtc="2025-10-03T16:59:00Z">
        <w:r w:rsidR="002D26C6" w:rsidRPr="00F54F78" w:rsidDel="00B37A9D">
          <w:rPr>
            <w:rFonts w:eastAsia="Calibri" w:cstheme="minorHAnsi"/>
            <w:sz w:val="18"/>
            <w:szCs w:val="18"/>
          </w:rPr>
          <w:delText>'</w:delText>
        </w:r>
      </w:del>
      <w:r w:rsidR="002D26C6" w:rsidRPr="00F54F78">
        <w:rPr>
          <w:rFonts w:eastAsia="Calibri" w:cstheme="minorHAnsi"/>
          <w:sz w:val="18"/>
          <w:szCs w:val="18"/>
        </w:rPr>
        <w:t>4411461</w:t>
      </w:r>
      <w:r w:rsidR="00BD43A4" w:rsidRPr="00F54F78">
        <w:rPr>
          <w:rFonts w:eastAsia="Calibri" w:cstheme="minorHAnsi"/>
          <w:sz w:val="18"/>
          <w:szCs w:val="18"/>
        </w:rPr>
        <w:t>’, was</w:t>
      </w:r>
      <w:r w:rsidR="002D26C6">
        <w:rPr>
          <w:rFonts w:eastAsia="Calibri" w:cstheme="minorHAnsi"/>
          <w:sz w:val="18"/>
          <w:szCs w:val="18"/>
        </w:rPr>
        <w:t xml:space="preserve"> entered correctly into BR. </w:t>
      </w:r>
    </w:p>
    <w:p w14:paraId="5A958B87" w14:textId="77777777" w:rsidR="002D26C6" w:rsidRDefault="002D26C6" w:rsidP="00CF5C03">
      <w:pPr>
        <w:spacing w:after="0"/>
        <w:rPr>
          <w:rFonts w:eastAsia="Calibri" w:cstheme="minorHAnsi"/>
          <w:sz w:val="18"/>
          <w:szCs w:val="18"/>
        </w:rPr>
      </w:pPr>
    </w:p>
    <w:p w14:paraId="5F766D70" w14:textId="7E5971C9" w:rsidR="002D26C6" w:rsidRPr="00F54F78" w:rsidRDefault="002D26C6" w:rsidP="00CF5C03">
      <w:pPr>
        <w:spacing w:after="0"/>
        <w:rPr>
          <w:rFonts w:eastAsia="Calibri" w:cstheme="minorHAnsi"/>
          <w:sz w:val="18"/>
          <w:szCs w:val="18"/>
        </w:rPr>
      </w:pPr>
      <w:r>
        <w:rPr>
          <w:rFonts w:eastAsia="Calibri" w:cstheme="minorHAnsi"/>
          <w:sz w:val="18"/>
          <w:szCs w:val="18"/>
        </w:rPr>
        <w:t>On XX-XXX-XXXX, the third-party TM provider, CompuMark, vended the TMs certificate number 2944593 to BR as the registration number. This incorrectly updated the Brand’s registration number in BR to ‘2944593’.</w:t>
      </w:r>
    </w:p>
    <w:p w14:paraId="5AECDCB4" w14:textId="77777777" w:rsidR="00446279" w:rsidRPr="00F54F78" w:rsidRDefault="00446279" w:rsidP="00CF5C03">
      <w:pPr>
        <w:spacing w:after="0"/>
        <w:rPr>
          <w:rFonts w:eastAsia="Calibri" w:cstheme="minorHAnsi"/>
          <w:sz w:val="18"/>
          <w:szCs w:val="18"/>
        </w:rPr>
      </w:pPr>
      <w:commentRangeStart w:id="3"/>
    </w:p>
    <w:p w14:paraId="3591FD21" w14:textId="4CA9351B" w:rsidR="00446279" w:rsidRPr="00F54F78" w:rsidRDefault="00446279" w:rsidP="00CF5C03">
      <w:pPr>
        <w:spacing w:after="0"/>
        <w:rPr>
          <w:rFonts w:eastAsia="Calibri" w:cstheme="minorHAnsi"/>
          <w:sz w:val="18"/>
          <w:szCs w:val="18"/>
        </w:rPr>
      </w:pPr>
      <w:r w:rsidRPr="00F54F78">
        <w:rPr>
          <w:rFonts w:eastAsia="Calibri" w:cstheme="minorHAnsi"/>
          <w:sz w:val="18"/>
          <w:szCs w:val="18"/>
        </w:rPr>
        <w:t>On 23-Sep-2025</w:t>
      </w:r>
      <w:r w:rsidR="002D26C6">
        <w:rPr>
          <w:rFonts w:eastAsia="Calibri" w:cstheme="minorHAnsi"/>
          <w:sz w:val="18"/>
          <w:szCs w:val="18"/>
        </w:rPr>
        <w:t xml:space="preserve"> and 25-Sep-2025</w:t>
      </w:r>
      <w:r w:rsidRPr="00F54F78">
        <w:rPr>
          <w:rFonts w:eastAsia="Calibri" w:cstheme="minorHAnsi"/>
          <w:sz w:val="18"/>
          <w:szCs w:val="18"/>
        </w:rPr>
        <w:t>, the brand owner filed</w:t>
      </w:r>
      <w:r w:rsidR="002D26C6">
        <w:rPr>
          <w:rFonts w:eastAsia="Calibri" w:cstheme="minorHAnsi"/>
          <w:sz w:val="18"/>
          <w:szCs w:val="18"/>
        </w:rPr>
        <w:t xml:space="preserve"> two</w:t>
      </w:r>
      <w:r w:rsidRPr="00F54F78">
        <w:rPr>
          <w:rFonts w:eastAsia="Calibri" w:cstheme="minorHAnsi"/>
          <w:sz w:val="18"/>
          <w:szCs w:val="18"/>
        </w:rPr>
        <w:t xml:space="preserve"> </w:t>
      </w:r>
      <w:r w:rsidR="002D26C6">
        <w:rPr>
          <w:rFonts w:eastAsia="Calibri" w:cstheme="minorHAnsi"/>
          <w:sz w:val="18"/>
          <w:szCs w:val="18"/>
        </w:rPr>
        <w:t xml:space="preserve">NOIs </w:t>
      </w:r>
      <w:r w:rsidR="00A0680B" w:rsidRPr="00F54F78">
        <w:rPr>
          <w:rFonts w:eastAsia="Calibri" w:cstheme="minorHAnsi"/>
          <w:sz w:val="18"/>
          <w:szCs w:val="18"/>
        </w:rPr>
        <w:t>which w</w:t>
      </w:r>
      <w:r w:rsidR="002D26C6">
        <w:rPr>
          <w:rFonts w:eastAsia="Calibri" w:cstheme="minorHAnsi"/>
          <w:sz w:val="18"/>
          <w:szCs w:val="18"/>
        </w:rPr>
        <w:t xml:space="preserve">ere </w:t>
      </w:r>
      <w:r w:rsidR="00A0680B" w:rsidRPr="00F54F78">
        <w:rPr>
          <w:rFonts w:eastAsia="Calibri" w:cstheme="minorHAnsi"/>
          <w:sz w:val="18"/>
          <w:szCs w:val="18"/>
        </w:rPr>
        <w:t>rejected</w:t>
      </w:r>
      <w:r w:rsidR="001B3E4A" w:rsidRPr="00F54F78">
        <w:rPr>
          <w:rFonts w:eastAsia="Calibri" w:cstheme="minorHAnsi"/>
          <w:sz w:val="18"/>
          <w:szCs w:val="18"/>
        </w:rPr>
        <w:t xml:space="preserve"> on 26-Sep-2025</w:t>
      </w:r>
      <w:r w:rsidR="00A0680B" w:rsidRPr="00F54F78">
        <w:rPr>
          <w:rFonts w:eastAsia="Calibri" w:cstheme="minorHAnsi"/>
          <w:sz w:val="18"/>
          <w:szCs w:val="18"/>
        </w:rPr>
        <w:t xml:space="preserve"> </w:t>
      </w:r>
      <w:r w:rsidR="002D26C6">
        <w:rPr>
          <w:rFonts w:eastAsia="Calibri" w:cstheme="minorHAnsi"/>
          <w:sz w:val="18"/>
          <w:szCs w:val="18"/>
        </w:rPr>
        <w:t xml:space="preserve">and 29-Sep-2025 respectively. During NOI submission, Brand Owners select their TM from a </w:t>
      </w:r>
      <w:r w:rsidR="00E017C4">
        <w:rPr>
          <w:rFonts w:eastAsia="Calibri" w:cstheme="minorHAnsi"/>
          <w:sz w:val="18"/>
          <w:szCs w:val="18"/>
        </w:rPr>
        <w:t>drop-down</w:t>
      </w:r>
      <w:r w:rsidR="002D26C6">
        <w:rPr>
          <w:rFonts w:eastAsia="Calibri" w:cstheme="minorHAnsi"/>
          <w:sz w:val="18"/>
          <w:szCs w:val="18"/>
        </w:rPr>
        <w:t xml:space="preserve"> </w:t>
      </w:r>
      <w:r w:rsidR="00E017C4">
        <w:rPr>
          <w:rFonts w:eastAsia="Calibri" w:cstheme="minorHAnsi"/>
          <w:sz w:val="18"/>
          <w:szCs w:val="18"/>
        </w:rPr>
        <w:t xml:space="preserve">list </w:t>
      </w:r>
      <w:r w:rsidR="002D26C6">
        <w:rPr>
          <w:rFonts w:eastAsia="Calibri" w:cstheme="minorHAnsi"/>
          <w:sz w:val="18"/>
          <w:szCs w:val="18"/>
        </w:rPr>
        <w:t xml:space="preserve">which houses </w:t>
      </w:r>
      <w:r w:rsidR="00E017C4">
        <w:rPr>
          <w:rFonts w:eastAsia="Calibri" w:cstheme="minorHAnsi"/>
          <w:sz w:val="18"/>
          <w:szCs w:val="18"/>
        </w:rPr>
        <w:t>all</w:t>
      </w:r>
      <w:r w:rsidR="002D26C6">
        <w:rPr>
          <w:rFonts w:eastAsia="Calibri" w:cstheme="minorHAnsi"/>
          <w:sz w:val="18"/>
          <w:szCs w:val="18"/>
        </w:rPr>
        <w:t xml:space="preserve"> their</w:t>
      </w:r>
      <w:r w:rsidR="00E017C4">
        <w:rPr>
          <w:rFonts w:eastAsia="Calibri" w:cstheme="minorHAnsi"/>
          <w:sz w:val="18"/>
          <w:szCs w:val="18"/>
        </w:rPr>
        <w:t xml:space="preserve"> brands and their TM numbers. In these NOIs the brand owner selected the Brand Name “BDD BuyDiscountDeals” and TM number 2944593</w:t>
      </w:r>
      <w:r w:rsidR="002D26C6">
        <w:rPr>
          <w:rFonts w:eastAsia="Calibri" w:cstheme="minorHAnsi"/>
          <w:sz w:val="18"/>
          <w:szCs w:val="18"/>
        </w:rPr>
        <w:t>.</w:t>
      </w:r>
      <w:r w:rsidR="00EC5AFD">
        <w:rPr>
          <w:rFonts w:eastAsia="Calibri" w:cstheme="minorHAnsi"/>
          <w:sz w:val="18"/>
          <w:szCs w:val="18"/>
        </w:rPr>
        <w:t xml:space="preserve"> The NOIs were manually reviewed by an investigator due to XXXX and they found that there was a TM number and Brand Name mismatch thus the NOIs were rejected.</w:t>
      </w:r>
      <w:commentRangeEnd w:id="3"/>
      <w:r w:rsidR="00EC5AFD">
        <w:rPr>
          <w:rStyle w:val="CommentReference"/>
        </w:rPr>
        <w:commentReference w:id="3"/>
      </w:r>
    </w:p>
    <w:p w14:paraId="153A44CC" w14:textId="77777777" w:rsidR="00DC4392" w:rsidRPr="00F54F78" w:rsidRDefault="00DC4392" w:rsidP="00CF5C03">
      <w:pPr>
        <w:spacing w:after="0"/>
        <w:rPr>
          <w:rFonts w:eastAsia="Calibri" w:cstheme="minorHAnsi"/>
          <w:sz w:val="18"/>
          <w:szCs w:val="18"/>
        </w:rPr>
      </w:pPr>
    </w:p>
    <w:p w14:paraId="40AC19DB" w14:textId="615CDCD2" w:rsidR="00DC4392" w:rsidRPr="00F54F78" w:rsidRDefault="00DC4392" w:rsidP="00CF5C03">
      <w:pPr>
        <w:spacing w:after="0"/>
        <w:rPr>
          <w:rFonts w:eastAsia="Calibri" w:cstheme="minorHAnsi"/>
          <w:sz w:val="18"/>
          <w:szCs w:val="18"/>
        </w:rPr>
      </w:pPr>
      <w:r w:rsidRPr="00F54F78">
        <w:rPr>
          <w:rFonts w:eastAsia="Calibri" w:cstheme="minorHAnsi"/>
          <w:sz w:val="18"/>
          <w:szCs w:val="18"/>
        </w:rPr>
        <w:t xml:space="preserve">On 25-Sep-2025, </w:t>
      </w:r>
      <w:r w:rsidR="00E017C4">
        <w:rPr>
          <w:rFonts w:eastAsia="Calibri" w:cstheme="minorHAnsi"/>
          <w:sz w:val="18"/>
          <w:szCs w:val="18"/>
        </w:rPr>
        <w:t xml:space="preserve">noticing that the TM number was incorrect when submitting the NOIs, </w:t>
      </w:r>
      <w:r w:rsidRPr="00F54F78">
        <w:rPr>
          <w:rFonts w:eastAsia="Calibri" w:cstheme="minorHAnsi"/>
          <w:sz w:val="18"/>
          <w:szCs w:val="18"/>
        </w:rPr>
        <w:t xml:space="preserve">the </w:t>
      </w:r>
      <w:r w:rsidR="005E558F">
        <w:rPr>
          <w:rFonts w:eastAsia="Calibri" w:cstheme="minorHAnsi"/>
          <w:sz w:val="18"/>
          <w:szCs w:val="18"/>
        </w:rPr>
        <w:t>B</w:t>
      </w:r>
      <w:r w:rsidRPr="00F54F78">
        <w:rPr>
          <w:rFonts w:eastAsia="Calibri" w:cstheme="minorHAnsi"/>
          <w:sz w:val="18"/>
          <w:szCs w:val="18"/>
        </w:rPr>
        <w:t xml:space="preserve">rand </w:t>
      </w:r>
      <w:r w:rsidR="005E558F">
        <w:rPr>
          <w:rFonts w:eastAsia="Calibri" w:cstheme="minorHAnsi"/>
          <w:sz w:val="18"/>
          <w:szCs w:val="18"/>
        </w:rPr>
        <w:t>O</w:t>
      </w:r>
      <w:r w:rsidRPr="00F54F78">
        <w:rPr>
          <w:rFonts w:eastAsia="Calibri" w:cstheme="minorHAnsi"/>
          <w:sz w:val="18"/>
          <w:szCs w:val="18"/>
        </w:rPr>
        <w:t>wner contacted you for support</w:t>
      </w:r>
      <w:r w:rsidR="00E017C4">
        <w:rPr>
          <w:rFonts w:eastAsia="Calibri" w:cstheme="minorHAnsi"/>
          <w:sz w:val="18"/>
          <w:szCs w:val="18"/>
        </w:rPr>
        <w:t xml:space="preserve"> in correcting the error</w:t>
      </w:r>
      <w:r w:rsidRPr="00F54F78">
        <w:rPr>
          <w:rFonts w:eastAsia="Calibri" w:cstheme="minorHAnsi"/>
          <w:sz w:val="18"/>
          <w:szCs w:val="18"/>
        </w:rPr>
        <w:t>.</w:t>
      </w:r>
      <w:r w:rsidR="005E558F">
        <w:rPr>
          <w:rFonts w:eastAsia="Calibri" w:cstheme="minorHAnsi"/>
          <w:sz w:val="18"/>
          <w:szCs w:val="18"/>
        </w:rPr>
        <w:t xml:space="preserve"> Please note that no </w:t>
      </w:r>
      <w:r w:rsidR="00EC5AFD">
        <w:rPr>
          <w:rFonts w:eastAsia="Calibri" w:cstheme="minorHAnsi"/>
          <w:sz w:val="18"/>
          <w:szCs w:val="18"/>
        </w:rPr>
        <w:t>front-line</w:t>
      </w:r>
      <w:r w:rsidR="005E558F">
        <w:rPr>
          <w:rFonts w:eastAsia="Calibri" w:cstheme="minorHAnsi"/>
          <w:sz w:val="18"/>
          <w:szCs w:val="18"/>
        </w:rPr>
        <w:t xml:space="preserve"> support cases were created by the Brand Owner to correct the identified error. </w:t>
      </w:r>
    </w:p>
    <w:p w14:paraId="521372FF" w14:textId="77777777" w:rsidR="00CF5C03" w:rsidRPr="00F54F78" w:rsidRDefault="00CF5C03" w:rsidP="00CF5C03">
      <w:pPr>
        <w:spacing w:after="0"/>
        <w:rPr>
          <w:rFonts w:eastAsia="Calibri" w:cstheme="minorHAnsi"/>
          <w:sz w:val="18"/>
          <w:szCs w:val="18"/>
        </w:rPr>
      </w:pPr>
    </w:p>
    <w:p w14:paraId="323D86A5" w14:textId="20EAAB24" w:rsidR="00CF5C03" w:rsidRPr="00F54F78" w:rsidRDefault="00CF5C03" w:rsidP="00CF5C03">
      <w:pPr>
        <w:pBdr>
          <w:bottom w:val="single" w:sz="6" w:space="1" w:color="auto"/>
        </w:pBdr>
        <w:spacing w:after="0"/>
        <w:rPr>
          <w:rFonts w:eastAsia="Calibri" w:cstheme="minorHAnsi"/>
          <w:b/>
          <w:bCs/>
          <w:sz w:val="18"/>
          <w:szCs w:val="18"/>
        </w:rPr>
      </w:pPr>
      <w:r w:rsidRPr="00F54F78">
        <w:rPr>
          <w:rFonts w:eastAsia="Calibri" w:cstheme="minorHAnsi"/>
          <w:b/>
          <w:bCs/>
          <w:sz w:val="18"/>
          <w:szCs w:val="18"/>
        </w:rPr>
        <w:t>Resolving Action</w:t>
      </w:r>
      <w:r w:rsidR="00A610AE" w:rsidRPr="00F54F78">
        <w:rPr>
          <w:rFonts w:eastAsia="Calibri" w:cstheme="minorHAnsi"/>
          <w:b/>
          <w:bCs/>
          <w:sz w:val="18"/>
          <w:szCs w:val="18"/>
        </w:rPr>
        <w:t>s</w:t>
      </w:r>
    </w:p>
    <w:p w14:paraId="117D6B35" w14:textId="4CCE3875" w:rsidR="00CF5C03" w:rsidRPr="00F54F78" w:rsidRDefault="00E337A2" w:rsidP="00E337A2">
      <w:pPr>
        <w:pStyle w:val="ListParagraph"/>
        <w:numPr>
          <w:ilvl w:val="0"/>
          <w:numId w:val="6"/>
        </w:numPr>
        <w:spacing w:after="0"/>
        <w:rPr>
          <w:rFonts w:eastAsia="Calibri" w:cstheme="minorHAnsi"/>
          <w:b/>
          <w:bCs/>
          <w:sz w:val="18"/>
          <w:szCs w:val="18"/>
        </w:rPr>
      </w:pPr>
      <w:r w:rsidRPr="00F54F78">
        <w:rPr>
          <w:rFonts w:eastAsia="Calibri" w:cstheme="minorHAnsi"/>
          <w:sz w:val="18"/>
          <w:szCs w:val="18"/>
        </w:rPr>
        <w:t xml:space="preserve">We corrected the TM within brand profile, returning the brand owners ability to file TM complaints for their </w:t>
      </w:r>
      <w:r w:rsidR="008B5D32" w:rsidRPr="00F54F78">
        <w:rPr>
          <w:rFonts w:eastAsia="Calibri" w:cstheme="minorHAnsi"/>
          <w:sz w:val="18"/>
          <w:szCs w:val="18"/>
        </w:rPr>
        <w:t>brand. (Owner: REs-Q; Completed: 25-Sep-2025)</w:t>
      </w:r>
      <w:r w:rsidR="00E017C4">
        <w:rPr>
          <w:rFonts w:eastAsia="Calibri" w:cstheme="minorHAnsi"/>
          <w:sz w:val="18"/>
          <w:szCs w:val="18"/>
        </w:rPr>
        <w:t xml:space="preserve">. This correction was communicated to the Brand Owner, indicating they can now file NOI complaints with the correct TM. </w:t>
      </w:r>
      <w:r w:rsidR="00E017C4" w:rsidRPr="00F54F78">
        <w:rPr>
          <w:rFonts w:eastAsia="Calibri" w:cstheme="minorHAnsi"/>
          <w:sz w:val="18"/>
          <w:szCs w:val="18"/>
        </w:rPr>
        <w:t>(Owner: REs-Q, BEEM; Completed: 30-Sep-2025)</w:t>
      </w:r>
    </w:p>
    <w:p w14:paraId="353C1B18" w14:textId="4E8F1AAA" w:rsidR="00DB3042" w:rsidRPr="00E017C4" w:rsidRDefault="00DB3042" w:rsidP="00E337A2">
      <w:pPr>
        <w:pStyle w:val="ListParagraph"/>
        <w:numPr>
          <w:ilvl w:val="0"/>
          <w:numId w:val="6"/>
        </w:numPr>
        <w:spacing w:after="0"/>
        <w:rPr>
          <w:rFonts w:eastAsia="Calibri" w:cstheme="minorHAnsi"/>
          <w:b/>
          <w:bCs/>
          <w:sz w:val="18"/>
          <w:szCs w:val="18"/>
        </w:rPr>
      </w:pPr>
      <w:commentRangeStart w:id="4"/>
      <w:r w:rsidRPr="00F54F78">
        <w:rPr>
          <w:rFonts w:eastAsia="Calibri" w:cstheme="minorHAnsi"/>
          <w:sz w:val="18"/>
          <w:szCs w:val="18"/>
        </w:rPr>
        <w:t>We reverse</w:t>
      </w:r>
      <w:r w:rsidR="00E017C4">
        <w:rPr>
          <w:rFonts w:eastAsia="Calibri" w:cstheme="minorHAnsi"/>
          <w:sz w:val="18"/>
          <w:szCs w:val="18"/>
        </w:rPr>
        <w:t>d</w:t>
      </w:r>
      <w:r w:rsidRPr="00F54F78">
        <w:rPr>
          <w:rFonts w:eastAsia="Calibri" w:cstheme="minorHAnsi"/>
          <w:sz w:val="18"/>
          <w:szCs w:val="18"/>
        </w:rPr>
        <w:t xml:space="preserve"> the rejections of the brand owners NOIs</w:t>
      </w:r>
      <w:r w:rsidR="00E017C4">
        <w:rPr>
          <w:rFonts w:eastAsia="Calibri" w:cstheme="minorHAnsi"/>
          <w:sz w:val="18"/>
          <w:szCs w:val="18"/>
        </w:rPr>
        <w:t xml:space="preserve"> mentioned above</w:t>
      </w:r>
      <w:r w:rsidRPr="00F54F78">
        <w:rPr>
          <w:rFonts w:eastAsia="Calibri" w:cstheme="minorHAnsi"/>
          <w:sz w:val="18"/>
          <w:szCs w:val="18"/>
        </w:rPr>
        <w:t xml:space="preserve">, to prevent them from hurting the brands’ </w:t>
      </w:r>
      <w:r w:rsidR="00E017C4">
        <w:rPr>
          <w:rFonts w:eastAsia="Calibri" w:cstheme="minorHAnsi"/>
          <w:sz w:val="18"/>
          <w:szCs w:val="18"/>
        </w:rPr>
        <w:t>NOI acceptance %</w:t>
      </w:r>
      <w:r w:rsidRPr="00F54F78">
        <w:rPr>
          <w:rFonts w:eastAsia="Calibri" w:cstheme="minorHAnsi"/>
          <w:sz w:val="18"/>
          <w:szCs w:val="18"/>
        </w:rPr>
        <w:t xml:space="preserve">. (Owner: RA </w:t>
      </w:r>
      <w:r w:rsidRPr="00234A1D">
        <w:rPr>
          <w:rFonts w:eastAsia="Calibri" w:cstheme="minorHAnsi"/>
          <w:sz w:val="18"/>
          <w:szCs w:val="18"/>
        </w:rPr>
        <w:t>Quality; Completed: XX-XXX-XXXX)</w:t>
      </w:r>
      <w:commentRangeEnd w:id="4"/>
      <w:r w:rsidR="00EC5AFD" w:rsidRPr="00234A1D">
        <w:rPr>
          <w:rStyle w:val="CommentReference"/>
        </w:rPr>
        <w:commentReference w:id="4"/>
      </w:r>
    </w:p>
    <w:p w14:paraId="0F7BCAD6" w14:textId="62301C34" w:rsidR="00E017C4" w:rsidRPr="00F54F78" w:rsidRDefault="00E017C4" w:rsidP="00E337A2">
      <w:pPr>
        <w:pStyle w:val="ListParagraph"/>
        <w:numPr>
          <w:ilvl w:val="0"/>
          <w:numId w:val="6"/>
        </w:numPr>
        <w:spacing w:after="0"/>
        <w:rPr>
          <w:rFonts w:eastAsia="Calibri" w:cstheme="minorHAnsi"/>
          <w:b/>
          <w:bCs/>
          <w:sz w:val="18"/>
          <w:szCs w:val="18"/>
        </w:rPr>
      </w:pPr>
      <w:commentRangeStart w:id="5"/>
      <w:commentRangeStart w:id="6"/>
      <w:r>
        <w:rPr>
          <w:rFonts w:eastAsia="Calibri" w:cstheme="minorHAnsi"/>
          <w:sz w:val="18"/>
          <w:szCs w:val="18"/>
        </w:rPr>
        <w:t xml:space="preserve">We </w:t>
      </w:r>
      <w:r w:rsidR="00EC5AFD">
        <w:rPr>
          <w:rFonts w:eastAsia="Calibri" w:cstheme="minorHAnsi"/>
          <w:sz w:val="18"/>
          <w:szCs w:val="18"/>
        </w:rPr>
        <w:t xml:space="preserve">have determined there </w:t>
      </w:r>
      <w:commentRangeStart w:id="7"/>
      <w:r w:rsidR="00EC5AFD">
        <w:rPr>
          <w:rFonts w:eastAsia="Calibri" w:cstheme="minorHAnsi"/>
          <w:sz w:val="18"/>
          <w:szCs w:val="18"/>
        </w:rPr>
        <w:t>are ~600 other</w:t>
      </w:r>
      <w:r w:rsidR="00DB018F">
        <w:rPr>
          <w:rFonts w:eastAsia="Calibri" w:cstheme="minorHAnsi"/>
          <w:sz w:val="18"/>
          <w:szCs w:val="18"/>
        </w:rPr>
        <w:t xml:space="preserve"> </w:t>
      </w:r>
      <w:commentRangeEnd w:id="7"/>
      <w:r w:rsidR="00EC5AFD">
        <w:rPr>
          <w:rStyle w:val="CommentReference"/>
        </w:rPr>
        <w:commentReference w:id="7"/>
      </w:r>
      <w:r>
        <w:rPr>
          <w:rFonts w:eastAsia="Calibri" w:cstheme="minorHAnsi"/>
          <w:sz w:val="18"/>
          <w:szCs w:val="18"/>
        </w:rPr>
        <w:t>TMR brands in BR which had their TM</w:t>
      </w:r>
      <w:r w:rsidR="005E558F">
        <w:rPr>
          <w:rFonts w:eastAsia="Calibri" w:cstheme="minorHAnsi"/>
          <w:sz w:val="18"/>
          <w:szCs w:val="18"/>
        </w:rPr>
        <w:t xml:space="preserve"> registration number updated by CompuMark</w:t>
      </w:r>
      <w:r w:rsidR="00EC5AFD">
        <w:rPr>
          <w:rFonts w:eastAsia="Calibri" w:cstheme="minorHAnsi"/>
          <w:sz w:val="18"/>
          <w:szCs w:val="18"/>
        </w:rPr>
        <w:t>. We will audit these to ensure that the registration number matches the brand name</w:t>
      </w:r>
      <w:r w:rsidR="005E558F">
        <w:rPr>
          <w:rFonts w:eastAsia="Calibri" w:cstheme="minorHAnsi"/>
          <w:sz w:val="18"/>
          <w:szCs w:val="18"/>
        </w:rPr>
        <w:t>.</w:t>
      </w:r>
      <w:commentRangeEnd w:id="5"/>
      <w:r w:rsidR="009154DF">
        <w:rPr>
          <w:rStyle w:val="CommentReference"/>
        </w:rPr>
        <w:commentReference w:id="5"/>
      </w:r>
      <w:commentRangeEnd w:id="6"/>
      <w:r w:rsidR="00517A4E">
        <w:rPr>
          <w:rStyle w:val="CommentReference"/>
        </w:rPr>
        <w:commentReference w:id="6"/>
      </w:r>
      <w:r w:rsidR="005E558F">
        <w:rPr>
          <w:rFonts w:eastAsia="Calibri" w:cstheme="minorHAnsi"/>
          <w:sz w:val="18"/>
          <w:szCs w:val="18"/>
        </w:rPr>
        <w:t xml:space="preserve"> (Owner: OCICAT; ECD: </w:t>
      </w:r>
      <w:r w:rsidR="00DB018F">
        <w:rPr>
          <w:rFonts w:eastAsia="Calibri" w:cstheme="minorHAnsi"/>
          <w:sz w:val="18"/>
          <w:szCs w:val="18"/>
        </w:rPr>
        <w:t>10</w:t>
      </w:r>
      <w:r w:rsidR="005E558F">
        <w:rPr>
          <w:rFonts w:eastAsia="Calibri" w:cstheme="minorHAnsi"/>
          <w:sz w:val="18"/>
          <w:szCs w:val="18"/>
        </w:rPr>
        <w:t>-</w:t>
      </w:r>
      <w:r w:rsidR="00DB018F">
        <w:rPr>
          <w:rFonts w:eastAsia="Calibri" w:cstheme="minorHAnsi"/>
          <w:sz w:val="18"/>
          <w:szCs w:val="18"/>
        </w:rPr>
        <w:t>Oct</w:t>
      </w:r>
      <w:r w:rsidR="005E558F">
        <w:rPr>
          <w:rFonts w:eastAsia="Calibri" w:cstheme="minorHAnsi"/>
          <w:sz w:val="18"/>
          <w:szCs w:val="18"/>
        </w:rPr>
        <w:t>-</w:t>
      </w:r>
      <w:r w:rsidR="00DB018F">
        <w:rPr>
          <w:rFonts w:eastAsia="Calibri" w:cstheme="minorHAnsi"/>
          <w:sz w:val="18"/>
          <w:szCs w:val="18"/>
        </w:rPr>
        <w:t>2025</w:t>
      </w:r>
      <w:r w:rsidR="005E558F">
        <w:rPr>
          <w:rFonts w:eastAsia="Calibri" w:cstheme="minorHAnsi"/>
          <w:sz w:val="18"/>
          <w:szCs w:val="18"/>
        </w:rPr>
        <w:t>)</w:t>
      </w:r>
    </w:p>
    <w:p w14:paraId="07489D1E" w14:textId="77777777" w:rsidR="004338DA" w:rsidRPr="00F54F78" w:rsidRDefault="004338DA" w:rsidP="004338DA">
      <w:pPr>
        <w:pStyle w:val="ListParagraph"/>
        <w:spacing w:after="0"/>
        <w:ind w:left="360"/>
        <w:rPr>
          <w:rFonts w:eastAsia="Calibri" w:cstheme="minorHAnsi"/>
          <w:b/>
          <w:bCs/>
          <w:sz w:val="18"/>
          <w:szCs w:val="18"/>
        </w:rPr>
      </w:pPr>
    </w:p>
    <w:p w14:paraId="0B46752C" w14:textId="77777777" w:rsidR="00CF5C03" w:rsidRPr="00F54F78" w:rsidRDefault="00CF5C03" w:rsidP="00CF5C03">
      <w:pPr>
        <w:spacing w:after="0"/>
        <w:rPr>
          <w:rFonts w:eastAsia="Calibri" w:cstheme="minorHAnsi"/>
          <w:sz w:val="18"/>
          <w:szCs w:val="18"/>
        </w:rPr>
      </w:pPr>
    </w:p>
    <w:p w14:paraId="640E94E9" w14:textId="7E8AE193" w:rsidR="00CF5C03" w:rsidRPr="00F54F78" w:rsidRDefault="00CF5C03" w:rsidP="00CF5C03">
      <w:pPr>
        <w:pBdr>
          <w:bottom w:val="single" w:sz="6" w:space="1" w:color="auto"/>
        </w:pBdr>
        <w:spacing w:after="0"/>
        <w:rPr>
          <w:rFonts w:eastAsia="Calibri" w:cstheme="minorHAnsi"/>
          <w:b/>
          <w:sz w:val="18"/>
          <w:szCs w:val="18"/>
        </w:rPr>
      </w:pPr>
      <w:r w:rsidRPr="00F54F78">
        <w:rPr>
          <w:rFonts w:eastAsia="Calibri" w:cstheme="minorHAnsi"/>
          <w:b/>
          <w:sz w:val="18"/>
          <w:szCs w:val="18"/>
        </w:rPr>
        <w:lastRenderedPageBreak/>
        <w:t>Root Cause and Preventative Actions</w:t>
      </w:r>
    </w:p>
    <w:p w14:paraId="6FAB902B" w14:textId="5984936F" w:rsidR="00CF5C03" w:rsidRPr="00F54F78" w:rsidRDefault="001A10AC" w:rsidP="00CF5C03">
      <w:pPr>
        <w:spacing w:after="0"/>
        <w:rPr>
          <w:rFonts w:eastAsia="Calibri" w:cstheme="minorHAnsi"/>
          <w:sz w:val="18"/>
          <w:szCs w:val="18"/>
        </w:rPr>
      </w:pPr>
      <w:r w:rsidRPr="00576B0F">
        <w:rPr>
          <w:rFonts w:eastAsia="Calibri" w:cstheme="minorHAnsi"/>
          <w:b/>
          <w:bCs/>
          <w:sz w:val="18"/>
          <w:szCs w:val="18"/>
        </w:rPr>
        <w:t>RC1:</w:t>
      </w:r>
      <w:r w:rsidR="00E017C4">
        <w:rPr>
          <w:rFonts w:eastAsia="Calibri" w:cstheme="minorHAnsi"/>
          <w:sz w:val="18"/>
          <w:szCs w:val="18"/>
        </w:rPr>
        <w:t xml:space="preserve"> The third-party TM provider,</w:t>
      </w:r>
      <w:r w:rsidR="00E017C4" w:rsidRPr="00E017C4">
        <w:rPr>
          <w:rFonts w:eastAsia="Calibri" w:cstheme="minorHAnsi"/>
          <w:sz w:val="18"/>
          <w:szCs w:val="18"/>
        </w:rPr>
        <w:t xml:space="preserve"> CompuMark</w:t>
      </w:r>
      <w:r w:rsidR="00E017C4">
        <w:rPr>
          <w:rFonts w:eastAsia="Calibri" w:cstheme="minorHAnsi"/>
          <w:sz w:val="18"/>
          <w:szCs w:val="18"/>
        </w:rPr>
        <w:t>,</w:t>
      </w:r>
      <w:r w:rsidR="00E017C4" w:rsidRPr="00E017C4">
        <w:rPr>
          <w:rFonts w:eastAsia="Calibri" w:cstheme="minorHAnsi"/>
          <w:sz w:val="18"/>
          <w:szCs w:val="18"/>
        </w:rPr>
        <w:t xml:space="preserve"> incorrectly </w:t>
      </w:r>
      <w:r w:rsidR="00E017C4">
        <w:rPr>
          <w:rFonts w:eastAsia="Calibri" w:cstheme="minorHAnsi"/>
          <w:sz w:val="18"/>
          <w:szCs w:val="18"/>
        </w:rPr>
        <w:t>vended</w:t>
      </w:r>
      <w:r w:rsidR="00E017C4" w:rsidRPr="00E017C4">
        <w:rPr>
          <w:rFonts w:eastAsia="Calibri" w:cstheme="minorHAnsi"/>
          <w:sz w:val="18"/>
          <w:szCs w:val="18"/>
        </w:rPr>
        <w:t xml:space="preserve"> </w:t>
      </w:r>
      <w:r w:rsidR="00E017C4">
        <w:rPr>
          <w:rFonts w:eastAsia="Calibri" w:cstheme="minorHAnsi"/>
          <w:sz w:val="18"/>
          <w:szCs w:val="18"/>
        </w:rPr>
        <w:t>TMR</w:t>
      </w:r>
      <w:r w:rsidR="00E017C4" w:rsidRPr="00E017C4">
        <w:rPr>
          <w:rFonts w:eastAsia="Calibri" w:cstheme="minorHAnsi"/>
          <w:sz w:val="18"/>
          <w:szCs w:val="18"/>
        </w:rPr>
        <w:t xml:space="preserve"> certificate numbers as </w:t>
      </w:r>
      <w:r w:rsidR="00E017C4">
        <w:rPr>
          <w:rFonts w:eastAsia="Calibri" w:cstheme="minorHAnsi"/>
          <w:sz w:val="18"/>
          <w:szCs w:val="18"/>
        </w:rPr>
        <w:t>registration</w:t>
      </w:r>
      <w:r w:rsidR="00E017C4" w:rsidRPr="00E017C4">
        <w:rPr>
          <w:rFonts w:eastAsia="Calibri" w:cstheme="minorHAnsi"/>
          <w:sz w:val="18"/>
          <w:szCs w:val="18"/>
        </w:rPr>
        <w:t xml:space="preserve"> numbers </w:t>
      </w:r>
      <w:r w:rsidR="00E017C4">
        <w:rPr>
          <w:rFonts w:eastAsia="Calibri" w:cstheme="minorHAnsi"/>
          <w:sz w:val="18"/>
          <w:szCs w:val="18"/>
        </w:rPr>
        <w:t>to</w:t>
      </w:r>
      <w:r w:rsidR="00E017C4" w:rsidRPr="00E017C4">
        <w:rPr>
          <w:rFonts w:eastAsia="Calibri" w:cstheme="minorHAnsi"/>
          <w:sz w:val="18"/>
          <w:szCs w:val="18"/>
        </w:rPr>
        <w:t xml:space="preserve"> </w:t>
      </w:r>
      <w:r w:rsidR="00E017C4">
        <w:rPr>
          <w:rFonts w:eastAsia="Calibri" w:cstheme="minorHAnsi"/>
          <w:sz w:val="18"/>
          <w:szCs w:val="18"/>
        </w:rPr>
        <w:t>BR</w:t>
      </w:r>
      <w:r w:rsidR="00E017C4" w:rsidRPr="00E017C4">
        <w:rPr>
          <w:rFonts w:eastAsia="Calibri" w:cstheme="minorHAnsi"/>
          <w:sz w:val="18"/>
          <w:szCs w:val="18"/>
        </w:rPr>
        <w:t xml:space="preserve">. This </w:t>
      </w:r>
      <w:r w:rsidR="00E017C4">
        <w:rPr>
          <w:rFonts w:eastAsia="Calibri" w:cstheme="minorHAnsi"/>
          <w:sz w:val="18"/>
          <w:szCs w:val="18"/>
        </w:rPr>
        <w:t xml:space="preserve">led to </w:t>
      </w:r>
      <w:r w:rsidR="00E017C4" w:rsidRPr="00E017C4">
        <w:rPr>
          <w:rFonts w:eastAsia="Calibri" w:cstheme="minorHAnsi"/>
          <w:sz w:val="18"/>
          <w:szCs w:val="18"/>
        </w:rPr>
        <w:t xml:space="preserve">  inconsistencies between actual registration numbers and certificate numbers.</w:t>
      </w:r>
    </w:p>
    <w:p w14:paraId="56EFBD45" w14:textId="5249BE1D" w:rsidR="00CF5C03" w:rsidRDefault="001A10AC" w:rsidP="00CF5C03">
      <w:pPr>
        <w:spacing w:after="0"/>
        <w:rPr>
          <w:rFonts w:eastAsia="Calibri" w:cstheme="minorHAnsi"/>
          <w:sz w:val="18"/>
          <w:szCs w:val="18"/>
        </w:rPr>
      </w:pPr>
      <w:r w:rsidRPr="00576B0F">
        <w:rPr>
          <w:rFonts w:eastAsia="Calibri" w:cstheme="minorHAnsi"/>
          <w:b/>
          <w:bCs/>
          <w:sz w:val="18"/>
          <w:szCs w:val="18"/>
        </w:rPr>
        <w:t>PA1</w:t>
      </w:r>
      <w:r w:rsidR="00EC5AFD">
        <w:rPr>
          <w:rFonts w:eastAsia="Calibri" w:cstheme="minorHAnsi"/>
          <w:b/>
          <w:bCs/>
          <w:sz w:val="18"/>
          <w:szCs w:val="18"/>
        </w:rPr>
        <w:t>a</w:t>
      </w:r>
      <w:r w:rsidRPr="00576B0F">
        <w:rPr>
          <w:rFonts w:eastAsia="Calibri" w:cstheme="minorHAnsi"/>
          <w:b/>
          <w:bCs/>
          <w:sz w:val="18"/>
          <w:szCs w:val="18"/>
        </w:rPr>
        <w:t>:</w:t>
      </w:r>
      <w:r w:rsidRPr="00F54F78">
        <w:rPr>
          <w:rFonts w:eastAsia="Calibri" w:cstheme="minorHAnsi"/>
          <w:sz w:val="18"/>
          <w:szCs w:val="18"/>
        </w:rPr>
        <w:t xml:space="preserve"> </w:t>
      </w:r>
      <w:commentRangeStart w:id="8"/>
      <w:commentRangeStart w:id="9"/>
      <w:r w:rsidR="00E017C4" w:rsidRPr="00E017C4">
        <w:rPr>
          <w:rFonts w:eastAsia="Calibri" w:cstheme="minorHAnsi"/>
          <w:sz w:val="18"/>
          <w:szCs w:val="18"/>
        </w:rPr>
        <w:t>We have switch</w:t>
      </w:r>
      <w:r w:rsidR="00E017C4">
        <w:rPr>
          <w:rFonts w:eastAsia="Calibri" w:cstheme="minorHAnsi"/>
          <w:sz w:val="18"/>
          <w:szCs w:val="18"/>
        </w:rPr>
        <w:t>ed</w:t>
      </w:r>
      <w:r w:rsidR="00E017C4" w:rsidRPr="00E017C4">
        <w:rPr>
          <w:rFonts w:eastAsia="Calibri" w:cstheme="minorHAnsi"/>
          <w:sz w:val="18"/>
          <w:szCs w:val="18"/>
        </w:rPr>
        <w:t xml:space="preserve"> to Markify as our trademark provider, which correctly handles Indian trademark data and does not use certificate numbers in the registration number field. (Owner: Brand Protection; Completed: </w:t>
      </w:r>
      <w:r w:rsidR="005E558F">
        <w:rPr>
          <w:rFonts w:eastAsia="Calibri" w:cstheme="minorHAnsi"/>
          <w:sz w:val="18"/>
          <w:szCs w:val="18"/>
        </w:rPr>
        <w:t>XX-XXX-XXXX</w:t>
      </w:r>
      <w:r w:rsidR="00E017C4" w:rsidRPr="00E017C4">
        <w:rPr>
          <w:rFonts w:eastAsia="Calibri" w:cstheme="minorHAnsi"/>
          <w:sz w:val="18"/>
          <w:szCs w:val="18"/>
        </w:rPr>
        <w:t>)</w:t>
      </w:r>
    </w:p>
    <w:p w14:paraId="5231CA6E" w14:textId="4CC7A935" w:rsidR="00EC5AFD" w:rsidRDefault="00EC5AFD" w:rsidP="00CF5C03">
      <w:pPr>
        <w:spacing w:after="0"/>
        <w:rPr>
          <w:rFonts w:eastAsia="Calibri" w:cstheme="minorHAnsi"/>
          <w:sz w:val="18"/>
          <w:szCs w:val="18"/>
        </w:rPr>
      </w:pPr>
      <w:commentRangeStart w:id="10"/>
      <w:r w:rsidRPr="00234A1D">
        <w:rPr>
          <w:rFonts w:eastAsia="Calibri" w:cstheme="minorHAnsi"/>
          <w:b/>
          <w:bCs/>
          <w:sz w:val="18"/>
          <w:szCs w:val="18"/>
        </w:rPr>
        <w:t>PA1b:</w:t>
      </w:r>
      <w:r>
        <w:rPr>
          <w:rFonts w:eastAsia="Calibri" w:cstheme="minorHAnsi"/>
          <w:sz w:val="18"/>
          <w:szCs w:val="18"/>
        </w:rPr>
        <w:t xml:space="preserve"> We will allow Markify to vend registration number trademark details for TMR</w:t>
      </w:r>
      <w:commentRangeEnd w:id="8"/>
      <w:r w:rsidR="009154DF">
        <w:rPr>
          <w:rStyle w:val="CommentReference"/>
        </w:rPr>
        <w:commentReference w:id="8"/>
      </w:r>
      <w:commentRangeEnd w:id="9"/>
      <w:r w:rsidR="00517A4E">
        <w:rPr>
          <w:rStyle w:val="CommentReference"/>
        </w:rPr>
        <w:commentReference w:id="9"/>
      </w:r>
      <w:commentRangeEnd w:id="10"/>
      <w:r w:rsidR="00472C77">
        <w:rPr>
          <w:rStyle w:val="CommentReference"/>
        </w:rPr>
        <w:commentReference w:id="10"/>
      </w:r>
    </w:p>
    <w:p w14:paraId="4ED0AA49" w14:textId="380A8640" w:rsidR="006577BE" w:rsidRDefault="006577BE" w:rsidP="00CF5C03">
      <w:pPr>
        <w:spacing w:after="0"/>
        <w:rPr>
          <w:rFonts w:eastAsia="Calibri" w:cstheme="minorHAnsi"/>
          <w:sz w:val="18"/>
          <w:szCs w:val="18"/>
        </w:rPr>
      </w:pPr>
      <w:commentRangeStart w:id="11"/>
      <w:r w:rsidRPr="00234A1D">
        <w:rPr>
          <w:rFonts w:eastAsia="Calibri" w:cstheme="minorHAnsi"/>
          <w:b/>
          <w:bCs/>
          <w:sz w:val="18"/>
          <w:szCs w:val="18"/>
        </w:rPr>
        <w:t>PA1c:</w:t>
      </w:r>
      <w:r>
        <w:rPr>
          <w:rFonts w:eastAsia="Calibri" w:cstheme="minorHAnsi"/>
          <w:sz w:val="18"/>
          <w:szCs w:val="18"/>
        </w:rPr>
        <w:t xml:space="preserve"> We will add guardrails for manual review or approval of mass TM detail changes to registration number</w:t>
      </w:r>
      <w:commentRangeEnd w:id="11"/>
      <w:r>
        <w:rPr>
          <w:rStyle w:val="CommentReference"/>
        </w:rPr>
        <w:commentReference w:id="11"/>
      </w:r>
    </w:p>
    <w:p w14:paraId="3E96BEF8" w14:textId="77777777" w:rsidR="00DB018F" w:rsidRDefault="00DB018F" w:rsidP="00CF5C03">
      <w:pPr>
        <w:spacing w:after="0"/>
        <w:rPr>
          <w:rFonts w:eastAsia="Calibri" w:cstheme="minorHAnsi"/>
          <w:sz w:val="18"/>
          <w:szCs w:val="18"/>
        </w:rPr>
      </w:pPr>
    </w:p>
    <w:p w14:paraId="56294ECA" w14:textId="1DE4402A" w:rsidR="00576B0F" w:rsidRPr="00576B0F" w:rsidRDefault="00576B0F" w:rsidP="00576B0F">
      <w:pPr>
        <w:spacing w:after="0"/>
        <w:rPr>
          <w:rFonts w:eastAsia="Calibri" w:cstheme="minorHAnsi"/>
          <w:sz w:val="18"/>
          <w:szCs w:val="18"/>
        </w:rPr>
      </w:pPr>
      <w:commentRangeStart w:id="12"/>
      <w:r w:rsidRPr="00576B0F">
        <w:rPr>
          <w:rFonts w:eastAsia="Calibri" w:cstheme="minorHAnsi"/>
          <w:b/>
          <w:bCs/>
          <w:sz w:val="18"/>
          <w:szCs w:val="18"/>
        </w:rPr>
        <w:t>RC2:</w:t>
      </w:r>
      <w:r w:rsidRPr="00576B0F">
        <w:rPr>
          <w:rFonts w:eastAsia="Calibri" w:cstheme="minorHAnsi"/>
          <w:sz w:val="18"/>
          <w:szCs w:val="18"/>
        </w:rPr>
        <w:t xml:space="preserve"> The current NOI review process lacks a verification step for TMR trademark numbers, which led to legitimate NOIs being rejected when CompuMark's data vending error caused certificate numbers to be incorrectly listed as registration numbers. This impacted brand owners' ability to protect their intellectual property and affected their enforcement metrics.</w:t>
      </w:r>
    </w:p>
    <w:p w14:paraId="6FD51252" w14:textId="00E1A124" w:rsidR="005E558F" w:rsidRDefault="00576B0F" w:rsidP="00576B0F">
      <w:pPr>
        <w:spacing w:after="0"/>
        <w:rPr>
          <w:rFonts w:eastAsia="Calibri" w:cstheme="minorHAnsi"/>
          <w:sz w:val="18"/>
          <w:szCs w:val="18"/>
        </w:rPr>
      </w:pPr>
      <w:r w:rsidRPr="00576B0F">
        <w:rPr>
          <w:rFonts w:eastAsia="Calibri" w:cstheme="minorHAnsi"/>
          <w:b/>
          <w:bCs/>
          <w:sz w:val="18"/>
          <w:szCs w:val="18"/>
        </w:rPr>
        <w:t>PA2:</w:t>
      </w:r>
      <w:r w:rsidRPr="00576B0F">
        <w:rPr>
          <w:rFonts w:eastAsia="Calibri" w:cstheme="minorHAnsi"/>
          <w:sz w:val="18"/>
          <w:szCs w:val="18"/>
        </w:rPr>
        <w:t xml:space="preserve"> </w:t>
      </w:r>
      <w:r>
        <w:rPr>
          <w:rFonts w:eastAsia="Calibri" w:cstheme="minorHAnsi"/>
          <w:sz w:val="18"/>
          <w:szCs w:val="18"/>
        </w:rPr>
        <w:t>We will i</w:t>
      </w:r>
      <w:r w:rsidRPr="00576B0F">
        <w:rPr>
          <w:rFonts w:eastAsia="Calibri" w:cstheme="minorHAnsi"/>
          <w:sz w:val="18"/>
          <w:szCs w:val="18"/>
        </w:rPr>
        <w:t>mplement an additional verification step in the</w:t>
      </w:r>
      <w:r>
        <w:rPr>
          <w:rFonts w:eastAsia="Calibri" w:cstheme="minorHAnsi"/>
          <w:sz w:val="18"/>
          <w:szCs w:val="18"/>
        </w:rPr>
        <w:t xml:space="preserve"> manual</w:t>
      </w:r>
      <w:r w:rsidRPr="00576B0F">
        <w:rPr>
          <w:rFonts w:eastAsia="Calibri" w:cstheme="minorHAnsi"/>
          <w:sz w:val="18"/>
          <w:szCs w:val="18"/>
        </w:rPr>
        <w:t xml:space="preserve"> NOI review process for TMR trademark cases. When reviewing NOIs that appear to have TM number/brand name mismatches for TMR trademarks, investigators will check if the submitted TM number matches the certificate number in the TMR details. If matched, investigators will approve these NOIs with the understanding that the mismatch stems from known data vending discrepancies. (Owner: BPRS</w:t>
      </w:r>
      <w:r w:rsidRPr="00234A1D">
        <w:rPr>
          <w:rFonts w:eastAsia="Calibri" w:cstheme="minorHAnsi"/>
          <w:sz w:val="18"/>
          <w:szCs w:val="18"/>
        </w:rPr>
        <w:t>; ECD: TBD)</w:t>
      </w:r>
      <w:commentRangeEnd w:id="12"/>
      <w:r w:rsidR="00EC5AFD" w:rsidRPr="00234A1D">
        <w:rPr>
          <w:rStyle w:val="CommentReference"/>
        </w:rPr>
        <w:commentReference w:id="12"/>
      </w:r>
    </w:p>
    <w:p w14:paraId="5817B8B5" w14:textId="77777777" w:rsidR="00576B0F" w:rsidRPr="00F54F78" w:rsidRDefault="00576B0F" w:rsidP="00576B0F">
      <w:pPr>
        <w:spacing w:after="0"/>
        <w:rPr>
          <w:rFonts w:eastAsia="Calibri" w:cstheme="minorHAnsi"/>
          <w:sz w:val="18"/>
          <w:szCs w:val="18"/>
        </w:rPr>
      </w:pPr>
    </w:p>
    <w:p w14:paraId="77DEC685" w14:textId="77777777" w:rsidR="00CF5C03" w:rsidRPr="00F54F78" w:rsidRDefault="00CF5C03" w:rsidP="00CF5C03">
      <w:pPr>
        <w:spacing w:after="0"/>
        <w:rPr>
          <w:rFonts w:eastAsia="Calibri" w:cstheme="minorHAnsi"/>
          <w:sz w:val="18"/>
          <w:szCs w:val="18"/>
        </w:rPr>
      </w:pPr>
      <w:r w:rsidRPr="00F54F78">
        <w:rPr>
          <w:rFonts w:eastAsia="Calibri" w:cstheme="minorHAnsi"/>
          <w:sz w:val="18"/>
          <w:szCs w:val="18"/>
        </w:rPr>
        <w:t>Please let me know if you have any questions.</w:t>
      </w:r>
    </w:p>
    <w:p w14:paraId="574468BA" w14:textId="77777777" w:rsidR="00CF5C03" w:rsidRPr="00F54F78" w:rsidRDefault="00CF5C03" w:rsidP="00CF5C03">
      <w:pPr>
        <w:spacing w:after="0"/>
        <w:rPr>
          <w:rFonts w:eastAsia="Calibri" w:cstheme="minorHAnsi"/>
          <w:sz w:val="18"/>
          <w:szCs w:val="18"/>
        </w:rPr>
      </w:pPr>
    </w:p>
    <w:p w14:paraId="69E04238" w14:textId="77777777" w:rsidR="00CF5C03" w:rsidRPr="00F54F78" w:rsidRDefault="00CF5C03" w:rsidP="00CF5C03">
      <w:pPr>
        <w:spacing w:after="0"/>
        <w:rPr>
          <w:rFonts w:eastAsia="Calibri" w:cstheme="minorHAnsi"/>
          <w:sz w:val="18"/>
          <w:szCs w:val="18"/>
        </w:rPr>
      </w:pPr>
      <w:r w:rsidRPr="00F54F78">
        <w:rPr>
          <w:rFonts w:eastAsia="Calibri" w:cstheme="minorHAnsi"/>
          <w:sz w:val="18"/>
          <w:szCs w:val="18"/>
        </w:rPr>
        <w:t xml:space="preserve">Best regards, </w:t>
      </w:r>
    </w:p>
    <w:p w14:paraId="3872C465" w14:textId="6B6E269B" w:rsidR="00CF5C03" w:rsidRPr="00F54F78" w:rsidRDefault="00CF5C03" w:rsidP="00CF5C03">
      <w:pPr>
        <w:spacing w:after="0"/>
        <w:rPr>
          <w:rFonts w:eastAsia="Calibri" w:cstheme="minorHAnsi"/>
          <w:sz w:val="18"/>
          <w:szCs w:val="18"/>
        </w:rPr>
      </w:pPr>
      <w:r w:rsidRPr="00F54F78">
        <w:rPr>
          <w:rFonts w:eastAsia="Calibri" w:cstheme="minorHAnsi"/>
          <w:sz w:val="18"/>
          <w:szCs w:val="18"/>
          <w:highlight w:val="yellow"/>
        </w:rPr>
        <w:t>[NAME of owning director]</w:t>
      </w:r>
    </w:p>
    <w:p w14:paraId="6BB38242" w14:textId="77777777" w:rsidR="00CF5C03" w:rsidRPr="00F54F78" w:rsidRDefault="00CF5C03" w:rsidP="00CF5C03">
      <w:pPr>
        <w:spacing w:after="0"/>
        <w:rPr>
          <w:rFonts w:eastAsia="Calibri" w:cstheme="minorHAnsi"/>
          <w:sz w:val="18"/>
          <w:szCs w:val="18"/>
        </w:rPr>
      </w:pPr>
    </w:p>
    <w:p w14:paraId="4F7B536B" w14:textId="20FF97A4" w:rsidR="7337B133" w:rsidRPr="00F54F78" w:rsidRDefault="00CF5C03" w:rsidP="00CF5C03">
      <w:pPr>
        <w:pBdr>
          <w:bottom w:val="single" w:sz="6" w:space="1" w:color="auto"/>
        </w:pBdr>
        <w:spacing w:after="0"/>
        <w:rPr>
          <w:rFonts w:cstheme="minorHAnsi"/>
          <w:b/>
          <w:bCs/>
          <w:sz w:val="18"/>
          <w:szCs w:val="18"/>
        </w:rPr>
      </w:pPr>
      <w:r w:rsidRPr="00F54F78">
        <w:rPr>
          <w:rFonts w:cstheme="minorHAnsi"/>
          <w:b/>
          <w:bCs/>
          <w:sz w:val="18"/>
          <w:szCs w:val="18"/>
        </w:rPr>
        <w:t>Original Email</w:t>
      </w:r>
    </w:p>
    <w:p w14:paraId="473B478A"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48344915" w14:textId="77777777" w:rsidR="00172F62" w:rsidRPr="00F54F78" w:rsidRDefault="00172F62" w:rsidP="00172F62">
      <w:pPr>
        <w:spacing w:after="0"/>
        <w:rPr>
          <w:rFonts w:cstheme="minorHAnsi"/>
          <w:sz w:val="18"/>
          <w:szCs w:val="18"/>
        </w:rPr>
      </w:pPr>
      <w:r w:rsidRPr="00F54F78">
        <w:rPr>
          <w:rFonts w:cstheme="minorHAnsi"/>
          <w:sz w:val="18"/>
          <w:szCs w:val="18"/>
        </w:rPr>
        <w:t>From: Agarwal (Corporate), Amit &lt;</w:t>
      </w:r>
      <w:hyperlink r:id="rId15" w:history="1">
        <w:r w:rsidRPr="00F54F78">
          <w:rPr>
            <w:rStyle w:val="Hyperlink"/>
            <w:rFonts w:cstheme="minorHAnsi"/>
            <w:sz w:val="18"/>
            <w:szCs w:val="18"/>
          </w:rPr>
          <w:t>amit@amazon.com</w:t>
        </w:r>
      </w:hyperlink>
      <w:r w:rsidRPr="00F54F78">
        <w:rPr>
          <w:rFonts w:cstheme="minorHAnsi"/>
          <w:sz w:val="18"/>
          <w:szCs w:val="18"/>
        </w:rPr>
        <w:t xml:space="preserve">&gt; </w:t>
      </w:r>
      <w:r w:rsidRPr="00F54F78">
        <w:rPr>
          <w:rFonts w:cstheme="minorHAnsi"/>
          <w:sz w:val="18"/>
          <w:szCs w:val="18"/>
        </w:rPr>
        <w:br/>
        <w:t>Sent: Thursday, September 25, 2025 7:36 PM</w:t>
      </w:r>
      <w:r w:rsidRPr="00F54F78">
        <w:rPr>
          <w:rFonts w:cstheme="minorHAnsi"/>
          <w:sz w:val="18"/>
          <w:szCs w:val="18"/>
        </w:rPr>
        <w:br/>
        <w:t xml:space="preserve">To: </w:t>
      </w:r>
      <w:hyperlink r:id="rId16" w:history="1">
        <w:r w:rsidRPr="00F54F78">
          <w:rPr>
            <w:rStyle w:val="Hyperlink"/>
            <w:rFonts w:cstheme="minorHAnsi"/>
            <w:sz w:val="18"/>
            <w:szCs w:val="18"/>
          </w:rPr>
          <w:t>ss-in-esr@amazon.com</w:t>
        </w:r>
      </w:hyperlink>
      <w:r w:rsidRPr="00F54F78">
        <w:rPr>
          <w:rFonts w:cstheme="minorHAnsi"/>
          <w:sz w:val="18"/>
          <w:szCs w:val="18"/>
        </w:rPr>
        <w:t>; Kumar, Samir &lt;</w:t>
      </w:r>
      <w:hyperlink r:id="rId17" w:history="1">
        <w:r w:rsidRPr="00F54F78">
          <w:rPr>
            <w:rStyle w:val="Hyperlink"/>
            <w:rFonts w:cstheme="minorHAnsi"/>
            <w:sz w:val="18"/>
            <w:szCs w:val="18"/>
          </w:rPr>
          <w:t>samirk@amazon.com</w:t>
        </w:r>
      </w:hyperlink>
      <w:r w:rsidRPr="00F54F78">
        <w:rPr>
          <w:rFonts w:cstheme="minorHAnsi"/>
          <w:sz w:val="18"/>
          <w:szCs w:val="18"/>
        </w:rPr>
        <w:t>&gt;; Nanda, Amit &lt;</w:t>
      </w:r>
      <w:hyperlink r:id="rId18" w:history="1">
        <w:r w:rsidRPr="00F54F78">
          <w:rPr>
            <w:rStyle w:val="Hyperlink"/>
            <w:rFonts w:cstheme="minorHAnsi"/>
            <w:sz w:val="18"/>
            <w:szCs w:val="18"/>
          </w:rPr>
          <w:t>amitnand@amazon.com</w:t>
        </w:r>
      </w:hyperlink>
      <w:r w:rsidRPr="00F54F78">
        <w:rPr>
          <w:rFonts w:cstheme="minorHAnsi"/>
          <w:sz w:val="18"/>
          <w:szCs w:val="18"/>
        </w:rPr>
        <w:t>&gt;</w:t>
      </w:r>
      <w:r w:rsidRPr="00F54F78">
        <w:rPr>
          <w:rFonts w:cstheme="minorHAnsi"/>
          <w:sz w:val="18"/>
          <w:szCs w:val="18"/>
        </w:rPr>
        <w:br/>
        <w:t>Subject: FW: [EXTERNAL] Attention requested : The great Indian Brand Registry Circus !!!</w:t>
      </w:r>
    </w:p>
    <w:p w14:paraId="18E47D34"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10A3EDD0" w14:textId="77777777" w:rsidR="00172F62" w:rsidRPr="00F54F78" w:rsidRDefault="00172F62" w:rsidP="00172F62">
      <w:pPr>
        <w:spacing w:after="0"/>
        <w:rPr>
          <w:rFonts w:cstheme="minorHAnsi"/>
          <w:sz w:val="18"/>
          <w:szCs w:val="18"/>
        </w:rPr>
      </w:pPr>
      <w:r w:rsidRPr="00F54F78">
        <w:rPr>
          <w:rFonts w:cstheme="minorHAnsi"/>
          <w:sz w:val="18"/>
          <w:szCs w:val="18"/>
        </w:rPr>
        <w:t>?</w:t>
      </w:r>
    </w:p>
    <w:p w14:paraId="7BE707B2"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691F2E46" w14:textId="77777777" w:rsidR="00172F62" w:rsidRPr="00F54F78" w:rsidRDefault="00172F62" w:rsidP="00172F62">
      <w:pPr>
        <w:spacing w:after="0"/>
        <w:rPr>
          <w:rFonts w:cstheme="minorHAnsi"/>
          <w:sz w:val="18"/>
          <w:szCs w:val="18"/>
        </w:rPr>
      </w:pPr>
      <w:r w:rsidRPr="00F54F78">
        <w:rPr>
          <w:rFonts w:cstheme="minorHAnsi"/>
          <w:sz w:val="18"/>
          <w:szCs w:val="18"/>
        </w:rPr>
        <w:t>From: Amardeep Singh &lt;</w:t>
      </w:r>
      <w:hyperlink r:id="rId19" w:history="1">
        <w:r w:rsidRPr="00F54F78">
          <w:rPr>
            <w:rStyle w:val="Hyperlink"/>
            <w:rFonts w:cstheme="minorHAnsi"/>
            <w:sz w:val="18"/>
            <w:szCs w:val="18"/>
          </w:rPr>
          <w:t>amardeepfuture@gmail.com</w:t>
        </w:r>
      </w:hyperlink>
      <w:r w:rsidRPr="00F54F78">
        <w:rPr>
          <w:rFonts w:cstheme="minorHAnsi"/>
          <w:sz w:val="18"/>
          <w:szCs w:val="18"/>
        </w:rPr>
        <w:t xml:space="preserve">&gt; </w:t>
      </w:r>
      <w:r w:rsidRPr="00F54F78">
        <w:rPr>
          <w:rFonts w:cstheme="minorHAnsi"/>
          <w:sz w:val="18"/>
          <w:szCs w:val="18"/>
        </w:rPr>
        <w:br/>
        <w:t>Sent: Thursday, September 25, 2025 3:46 AM</w:t>
      </w:r>
      <w:r w:rsidRPr="00F54F78">
        <w:rPr>
          <w:rFonts w:cstheme="minorHAnsi"/>
          <w:sz w:val="18"/>
          <w:szCs w:val="18"/>
        </w:rPr>
        <w:br/>
        <w:t>To: Agarwal (Corporate), Amit &lt;</w:t>
      </w:r>
      <w:hyperlink r:id="rId20" w:history="1">
        <w:r w:rsidRPr="00F54F78">
          <w:rPr>
            <w:rStyle w:val="Hyperlink"/>
            <w:rFonts w:cstheme="minorHAnsi"/>
            <w:sz w:val="18"/>
            <w:szCs w:val="18"/>
          </w:rPr>
          <w:t>amit@amazon.com</w:t>
        </w:r>
      </w:hyperlink>
      <w:r w:rsidRPr="00F54F78">
        <w:rPr>
          <w:rFonts w:cstheme="minorHAnsi"/>
          <w:sz w:val="18"/>
          <w:szCs w:val="18"/>
        </w:rPr>
        <w:t>&gt;</w:t>
      </w:r>
      <w:r w:rsidRPr="00F54F78">
        <w:rPr>
          <w:rFonts w:cstheme="minorHAnsi"/>
          <w:sz w:val="18"/>
          <w:szCs w:val="18"/>
        </w:rPr>
        <w:br/>
        <w:t>Subject: FW: [EXTERNAL] Attention requested : The great Indian Brand Registry Circus !!!</w:t>
      </w:r>
    </w:p>
    <w:p w14:paraId="6C3F21F2" w14:textId="77777777" w:rsidR="00172F62" w:rsidRPr="00F54F78" w:rsidRDefault="00172F62" w:rsidP="00172F62">
      <w:pPr>
        <w:spacing w:after="0"/>
        <w:rPr>
          <w:rFonts w:cstheme="minorHAnsi"/>
          <w:sz w:val="18"/>
          <w:szCs w:val="18"/>
        </w:rPr>
      </w:pPr>
      <w:r w:rsidRPr="00F54F78">
        <w:rPr>
          <w:rFonts w:cstheme="minorHAnsi"/>
          <w:sz w:val="18"/>
          <w:szCs w:val="18"/>
        </w:rPr>
        <w:t> </w:t>
      </w:r>
    </w:p>
    <w:tbl>
      <w:tblPr>
        <w:tblW w:w="0" w:type="auto"/>
        <w:tblCellMar>
          <w:left w:w="0" w:type="dxa"/>
          <w:right w:w="0" w:type="dxa"/>
        </w:tblCellMar>
        <w:tblLook w:val="04A0" w:firstRow="1" w:lastRow="0" w:firstColumn="1" w:lastColumn="0" w:noHBand="0" w:noVBand="1"/>
      </w:tblPr>
      <w:tblGrid>
        <w:gridCol w:w="10770"/>
      </w:tblGrid>
      <w:tr w:rsidR="00172F62" w:rsidRPr="00F54F78" w14:paraId="03871307" w14:textId="77777777" w:rsidTr="00172F62">
        <w:trPr>
          <w:trHeight w:val="305"/>
        </w:trPr>
        <w:tc>
          <w:tcPr>
            <w:tcW w:w="16847" w:type="dxa"/>
            <w:tcBorders>
              <w:top w:val="single" w:sz="12" w:space="0" w:color="ED7D31"/>
              <w:left w:val="single" w:sz="12" w:space="0" w:color="ED7D31"/>
              <w:bottom w:val="single" w:sz="12" w:space="0" w:color="ED7D31"/>
              <w:right w:val="single" w:sz="12" w:space="0" w:color="ED7D31"/>
            </w:tcBorders>
            <w:tcMar>
              <w:top w:w="0" w:type="dxa"/>
              <w:left w:w="108" w:type="dxa"/>
              <w:bottom w:w="0" w:type="dxa"/>
              <w:right w:w="108" w:type="dxa"/>
            </w:tcMar>
            <w:hideMark/>
          </w:tcPr>
          <w:p w14:paraId="4D063E0B" w14:textId="77777777" w:rsidR="00172F62" w:rsidRPr="00F54F78" w:rsidRDefault="00172F62" w:rsidP="00172F62">
            <w:pPr>
              <w:spacing w:after="0"/>
              <w:rPr>
                <w:rFonts w:cstheme="minorHAnsi"/>
                <w:sz w:val="18"/>
                <w:szCs w:val="18"/>
              </w:rPr>
            </w:pPr>
            <w:r w:rsidRPr="00F54F78">
              <w:rPr>
                <w:rFonts w:cstheme="minorHAnsi"/>
                <w:sz w:val="18"/>
                <w:szCs w:val="18"/>
              </w:rPr>
              <w:t>CAUTION: This email originated from outside of the organization. Do not click links or open attachments unless you can confirm the sender and know the content is safe.</w:t>
            </w:r>
          </w:p>
        </w:tc>
      </w:tr>
    </w:tbl>
    <w:p w14:paraId="6FF19DA6"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2339ECA8" w14:textId="77777777" w:rsidR="00172F62" w:rsidRPr="00F54F78" w:rsidRDefault="00172F62" w:rsidP="00172F62">
      <w:pPr>
        <w:spacing w:after="0"/>
        <w:rPr>
          <w:rFonts w:cstheme="minorHAnsi"/>
          <w:sz w:val="18"/>
          <w:szCs w:val="18"/>
        </w:rPr>
      </w:pPr>
      <w:r w:rsidRPr="00F54F78">
        <w:rPr>
          <w:rFonts w:cstheme="minorHAnsi"/>
          <w:sz w:val="18"/>
          <w:szCs w:val="18"/>
        </w:rPr>
        <w:t>Pls ignore the below part where we have mentioned regarding number 2944593 , its our TMR certificate number .</w:t>
      </w:r>
      <w:r w:rsidRPr="00F54F78">
        <w:rPr>
          <w:rFonts w:cstheme="minorHAnsi"/>
          <w:sz w:val="18"/>
          <w:szCs w:val="18"/>
        </w:rPr>
        <w:br/>
      </w:r>
      <w:r w:rsidRPr="00F54F78">
        <w:rPr>
          <w:rFonts w:cstheme="minorHAnsi"/>
          <w:sz w:val="18"/>
          <w:szCs w:val="18"/>
        </w:rPr>
        <w:br/>
        <w:t>We did not know that brand support had such neglectful agents who couldnt even tell us this much ! We found out after doing our own research .</w:t>
      </w:r>
    </w:p>
    <w:p w14:paraId="0038AC8C" w14:textId="77777777" w:rsidR="00172F62" w:rsidRPr="00F54F78" w:rsidRDefault="00172F62" w:rsidP="00172F62">
      <w:pPr>
        <w:spacing w:after="0"/>
        <w:rPr>
          <w:rFonts w:cstheme="minorHAnsi"/>
          <w:sz w:val="18"/>
          <w:szCs w:val="18"/>
        </w:rPr>
      </w:pPr>
      <w:r w:rsidRPr="00F54F78">
        <w:rPr>
          <w:rFonts w:cstheme="minorHAnsi"/>
          <w:sz w:val="18"/>
          <w:szCs w:val="18"/>
        </w:rPr>
        <w:t>---------- Forwarded message ---------</w:t>
      </w:r>
      <w:r w:rsidRPr="00F54F78">
        <w:rPr>
          <w:rFonts w:cstheme="minorHAnsi"/>
          <w:sz w:val="18"/>
          <w:szCs w:val="18"/>
        </w:rPr>
        <w:br/>
        <w:t>From: Amardeep Singh &lt;</w:t>
      </w:r>
      <w:hyperlink r:id="rId21" w:history="1">
        <w:r w:rsidRPr="00F54F78">
          <w:rPr>
            <w:rStyle w:val="Hyperlink"/>
            <w:rFonts w:cstheme="minorHAnsi"/>
            <w:sz w:val="18"/>
            <w:szCs w:val="18"/>
          </w:rPr>
          <w:t>amardeepfuture@gmail.com</w:t>
        </w:r>
      </w:hyperlink>
      <w:r w:rsidRPr="00F54F78">
        <w:rPr>
          <w:rFonts w:cstheme="minorHAnsi"/>
          <w:sz w:val="18"/>
          <w:szCs w:val="18"/>
        </w:rPr>
        <w:t>&gt;</w:t>
      </w:r>
      <w:r w:rsidRPr="00F54F78">
        <w:rPr>
          <w:rFonts w:cstheme="minorHAnsi"/>
          <w:sz w:val="18"/>
          <w:szCs w:val="18"/>
        </w:rPr>
        <w:br/>
        <w:t>Date: Thu, Sep 25, 2025 at 2:51 PM</w:t>
      </w:r>
      <w:r w:rsidRPr="00F54F78">
        <w:rPr>
          <w:rFonts w:cstheme="minorHAnsi"/>
          <w:sz w:val="18"/>
          <w:szCs w:val="18"/>
        </w:rPr>
        <w:br/>
        <w:t>Subject: Attention requested : The great Indian Brand Registry Circus !!!</w:t>
      </w:r>
      <w:r w:rsidRPr="00F54F78">
        <w:rPr>
          <w:rFonts w:cstheme="minorHAnsi"/>
          <w:sz w:val="18"/>
          <w:szCs w:val="18"/>
        </w:rPr>
        <w:br/>
        <w:t>To: &lt;</w:t>
      </w:r>
      <w:hyperlink r:id="rId22" w:history="1">
        <w:r w:rsidRPr="00F54F78">
          <w:rPr>
            <w:rStyle w:val="Hyperlink"/>
            <w:rFonts w:cstheme="minorHAnsi"/>
            <w:sz w:val="18"/>
            <w:szCs w:val="18"/>
          </w:rPr>
          <w:t>amit@amazon.com</w:t>
        </w:r>
      </w:hyperlink>
      <w:r w:rsidRPr="00F54F78">
        <w:rPr>
          <w:rFonts w:cstheme="minorHAnsi"/>
          <w:sz w:val="18"/>
          <w:szCs w:val="18"/>
        </w:rPr>
        <w:t>&gt;</w:t>
      </w:r>
    </w:p>
    <w:p w14:paraId="19401D3A"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4BADED8C" w14:textId="77777777" w:rsidR="00172F62" w:rsidRPr="00F54F78" w:rsidRDefault="00172F62" w:rsidP="00172F62">
      <w:pPr>
        <w:spacing w:after="0"/>
        <w:rPr>
          <w:rFonts w:cstheme="minorHAnsi"/>
          <w:sz w:val="18"/>
          <w:szCs w:val="18"/>
        </w:rPr>
      </w:pPr>
      <w:r w:rsidRPr="00F54F78">
        <w:rPr>
          <w:rFonts w:cstheme="minorHAnsi"/>
          <w:sz w:val="18"/>
          <w:szCs w:val="18"/>
        </w:rPr>
        <w:t xml:space="preserve">Respected, </w:t>
      </w:r>
    </w:p>
    <w:p w14:paraId="6A7EF3E5"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235F9B05" w14:textId="77777777" w:rsidR="00172F62" w:rsidRPr="00F54F78" w:rsidRDefault="00172F62" w:rsidP="00172F62">
      <w:pPr>
        <w:spacing w:after="0"/>
        <w:rPr>
          <w:rFonts w:cstheme="minorHAnsi"/>
          <w:sz w:val="18"/>
          <w:szCs w:val="18"/>
        </w:rPr>
      </w:pPr>
      <w:r w:rsidRPr="00F54F78">
        <w:rPr>
          <w:rFonts w:cstheme="minorHAnsi"/>
          <w:sz w:val="18"/>
          <w:szCs w:val="18"/>
        </w:rPr>
        <w:t>I am an ecommerce seller from past 18 years and past 7 years+ on amazon .</w:t>
      </w:r>
    </w:p>
    <w:p w14:paraId="25CAC7D7"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6F613F58" w14:textId="77777777" w:rsidR="00172F62" w:rsidRPr="00F54F78" w:rsidRDefault="00172F62" w:rsidP="00172F62">
      <w:pPr>
        <w:spacing w:after="0"/>
        <w:rPr>
          <w:rFonts w:cstheme="minorHAnsi"/>
          <w:sz w:val="18"/>
          <w:szCs w:val="18"/>
        </w:rPr>
      </w:pPr>
      <w:r w:rsidRPr="00F54F78">
        <w:rPr>
          <w:rFonts w:cstheme="minorHAnsi"/>
          <w:sz w:val="18"/>
          <w:szCs w:val="18"/>
        </w:rPr>
        <w:t>We are the brand owner of "BDD Buydiscountdeals" , we are registered in brand registry since 2022 and am also the rights owner . </w:t>
      </w:r>
    </w:p>
    <w:p w14:paraId="00C814AC"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16CDCE26" w14:textId="77777777" w:rsidR="00172F62" w:rsidRPr="00F54F78" w:rsidRDefault="00172F62" w:rsidP="00172F62">
      <w:pPr>
        <w:spacing w:after="0"/>
        <w:rPr>
          <w:rFonts w:cstheme="minorHAnsi"/>
          <w:sz w:val="18"/>
          <w:szCs w:val="18"/>
        </w:rPr>
      </w:pPr>
      <w:r w:rsidRPr="00F54F78">
        <w:rPr>
          <w:rFonts w:cstheme="minorHAnsi"/>
          <w:sz w:val="18"/>
          <w:szCs w:val="18"/>
        </w:rPr>
        <w:t>When we filed our 1st complaint in 3 years (complaint ID 11548129832) we have unearthed a mess by amazon :</w:t>
      </w:r>
    </w:p>
    <w:p w14:paraId="706A3C1A"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3690B4E8" w14:textId="77777777" w:rsidR="00172F62" w:rsidRPr="00F54F78" w:rsidRDefault="00172F62" w:rsidP="00172F62">
      <w:pPr>
        <w:spacing w:after="0"/>
        <w:rPr>
          <w:rFonts w:cstheme="minorHAnsi"/>
          <w:sz w:val="18"/>
          <w:szCs w:val="18"/>
        </w:rPr>
      </w:pPr>
      <w:r w:rsidRPr="00F54F78">
        <w:rPr>
          <w:rFonts w:cstheme="minorHAnsi"/>
          <w:sz w:val="18"/>
          <w:szCs w:val="18"/>
        </w:rPr>
        <w:t>Here you can see in the below link that our brand's TM number is correct which is 4411461 .</w:t>
      </w:r>
    </w:p>
    <w:p w14:paraId="68790976" w14:textId="77777777" w:rsidR="00172F62" w:rsidRPr="00F54F78" w:rsidRDefault="00172F62" w:rsidP="00172F62">
      <w:pPr>
        <w:spacing w:after="0"/>
        <w:rPr>
          <w:rFonts w:cstheme="minorHAnsi"/>
          <w:sz w:val="18"/>
          <w:szCs w:val="18"/>
        </w:rPr>
      </w:pPr>
      <w:r w:rsidRPr="00F54F78">
        <w:rPr>
          <w:rFonts w:cstheme="minorHAnsi"/>
          <w:sz w:val="18"/>
          <w:szCs w:val="18"/>
        </w:rPr>
        <w:t>Picture also attached .</w:t>
      </w:r>
    </w:p>
    <w:p w14:paraId="066CE443"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1A7DA380" w14:textId="77777777" w:rsidR="00172F62" w:rsidRPr="00F54F78" w:rsidRDefault="00172F62" w:rsidP="00172F62">
      <w:pPr>
        <w:spacing w:after="0"/>
        <w:rPr>
          <w:rFonts w:cstheme="minorHAnsi"/>
          <w:sz w:val="18"/>
          <w:szCs w:val="18"/>
        </w:rPr>
      </w:pPr>
      <w:r w:rsidRPr="00F54F78">
        <w:rPr>
          <w:rFonts w:cstheme="minorHAnsi"/>
          <w:sz w:val="18"/>
          <w:szCs w:val="18"/>
        </w:rPr>
        <w:lastRenderedPageBreak/>
        <w:t>However, below you will see some other TMR number showing in my brand registry account which does not belong to me ,the number is 2944593 . This number is wrong.</w:t>
      </w:r>
    </w:p>
    <w:p w14:paraId="60F63213"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5FEBF52B" w14:textId="77777777" w:rsidR="00172F62" w:rsidRPr="00F54F78" w:rsidRDefault="00172F62" w:rsidP="00172F62">
      <w:pPr>
        <w:spacing w:after="0"/>
        <w:rPr>
          <w:rFonts w:cstheme="minorHAnsi"/>
          <w:sz w:val="18"/>
          <w:szCs w:val="18"/>
        </w:rPr>
      </w:pPr>
      <w:hyperlink r:id="rId23" w:tgtFrame="_blank" w:history="1">
        <w:r w:rsidRPr="00F54F78">
          <w:rPr>
            <w:rStyle w:val="Hyperlink"/>
            <w:rFonts w:cstheme="minorHAnsi"/>
            <w:sz w:val="18"/>
            <w:szCs w:val="18"/>
          </w:rPr>
          <w:t>https://brandregistry.amazon.in/manage-ip/?ref=brnav_to_managetrademarks&amp;tab=connected&amp;brandId=2040907</w:t>
        </w:r>
      </w:hyperlink>
    </w:p>
    <w:p w14:paraId="7A294C88"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1D69FC6A" w14:textId="77777777" w:rsidR="00172F62" w:rsidRPr="00F54F78" w:rsidRDefault="00172F62" w:rsidP="00172F62">
      <w:pPr>
        <w:spacing w:after="0"/>
        <w:rPr>
          <w:rFonts w:cstheme="minorHAnsi"/>
          <w:sz w:val="18"/>
          <w:szCs w:val="18"/>
        </w:rPr>
      </w:pPr>
      <w:r w:rsidRPr="00F54F78">
        <w:rPr>
          <w:rFonts w:cstheme="minorHAnsi"/>
          <w:sz w:val="18"/>
          <w:szCs w:val="18"/>
        </w:rPr>
        <w:t>I hereby request that this be resolved on priority basis.</w:t>
      </w:r>
    </w:p>
    <w:p w14:paraId="06051D7E"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0D4919FB" w14:textId="77777777" w:rsidR="00172F62" w:rsidRPr="00F54F78" w:rsidRDefault="00172F62" w:rsidP="00172F62">
      <w:pPr>
        <w:spacing w:after="0"/>
        <w:rPr>
          <w:rFonts w:cstheme="minorHAnsi"/>
          <w:sz w:val="18"/>
          <w:szCs w:val="18"/>
        </w:rPr>
      </w:pPr>
      <w:r w:rsidRPr="00F54F78">
        <w:rPr>
          <w:rFonts w:cstheme="minorHAnsi"/>
          <w:sz w:val="18"/>
          <w:szCs w:val="18"/>
        </w:rPr>
        <w:t>Further,when I try to report a violation as a brand owner and rights owner ,it picks up the wrong TM number .</w:t>
      </w:r>
    </w:p>
    <w:p w14:paraId="4876764B"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03A4F95C" w14:textId="77777777" w:rsidR="00172F62" w:rsidRPr="00F54F78" w:rsidRDefault="00172F62" w:rsidP="00172F62">
      <w:pPr>
        <w:spacing w:after="0"/>
        <w:rPr>
          <w:rFonts w:cstheme="minorHAnsi"/>
          <w:sz w:val="18"/>
          <w:szCs w:val="18"/>
        </w:rPr>
      </w:pPr>
      <w:r w:rsidRPr="00F54F78">
        <w:rPr>
          <w:rFonts w:cstheme="minorHAnsi"/>
          <w:sz w:val="18"/>
          <w:szCs w:val="18"/>
        </w:rPr>
        <w:t>I hope you can understand what a mess this is !!!!</w:t>
      </w:r>
    </w:p>
    <w:p w14:paraId="6AFEF74A"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5261CCEA" w14:textId="77777777" w:rsidR="00172F62" w:rsidRPr="00F54F78" w:rsidRDefault="00172F62" w:rsidP="00172F62">
      <w:pPr>
        <w:spacing w:after="0"/>
        <w:rPr>
          <w:rFonts w:cstheme="minorHAnsi"/>
          <w:sz w:val="18"/>
          <w:szCs w:val="18"/>
        </w:rPr>
      </w:pPr>
      <w:r w:rsidRPr="00F54F78">
        <w:rPr>
          <w:rFonts w:cstheme="minorHAnsi"/>
          <w:sz w:val="18"/>
          <w:szCs w:val="18"/>
        </w:rPr>
        <w:t>Sincere regards.</w:t>
      </w:r>
    </w:p>
    <w:p w14:paraId="0CFF10BE" w14:textId="77777777" w:rsidR="00172F62" w:rsidRPr="00F54F78" w:rsidRDefault="00172F62" w:rsidP="00172F62">
      <w:pPr>
        <w:spacing w:after="0"/>
        <w:rPr>
          <w:rFonts w:cstheme="minorHAnsi"/>
          <w:sz w:val="18"/>
          <w:szCs w:val="18"/>
        </w:rPr>
      </w:pPr>
      <w:r w:rsidRPr="00F54F78">
        <w:rPr>
          <w:rFonts w:cstheme="minorHAnsi"/>
          <w:sz w:val="18"/>
          <w:szCs w:val="18"/>
        </w:rPr>
        <w:t>Amar.</w:t>
      </w:r>
    </w:p>
    <w:p w14:paraId="451FAFA2" w14:textId="77777777" w:rsidR="00CF5C03" w:rsidRPr="00F54F78" w:rsidRDefault="00CF5C03" w:rsidP="00CF5C03">
      <w:pPr>
        <w:spacing w:after="0"/>
        <w:rPr>
          <w:rFonts w:cstheme="minorHAnsi"/>
          <w:b/>
          <w:bCs/>
          <w:sz w:val="18"/>
          <w:szCs w:val="18"/>
        </w:rPr>
      </w:pPr>
    </w:p>
    <w:p w14:paraId="443545CB" w14:textId="77777777" w:rsidR="00CF5C03" w:rsidRPr="00F54F78" w:rsidRDefault="00CF5C03" w:rsidP="00CF5C03">
      <w:pPr>
        <w:spacing w:after="0"/>
        <w:rPr>
          <w:rFonts w:cstheme="minorHAnsi"/>
          <w:sz w:val="18"/>
          <w:szCs w:val="18"/>
        </w:rPr>
      </w:pPr>
    </w:p>
    <w:sectPr w:rsidR="00CF5C03" w:rsidRPr="00F54F78" w:rsidSect="004338DA">
      <w:headerReference w:type="default" r:id="rId24"/>
      <w:footerReference w:type="even" r:id="rId25"/>
      <w:footerReference w:type="default" r:id="rId26"/>
      <w:pgSz w:w="12240" w:h="15840"/>
      <w:pgMar w:top="252" w:right="720" w:bottom="720" w:left="720" w:header="252" w:footer="243" w:gutter="0"/>
      <w:lnNumType w:countBy="1" w:restart="continuous"/>
      <w:cols w:space="720"/>
      <w:docGrid w:linePitch="360"/>
    </w:sectPr>
  </w:body>
</w:document>
</file>

<file path=word/comments.xml><?xml version="1.0" encoding="utf-8"?>
<w:comments xmlns:w="http://schemas.openxmlformats.org/wordprocessingml/2006/main">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E870C" w15:done="0"/>
  <w15:commentEx w15:paraId="5C4CB898" w15:paraIdParent="3E0E870C" w15:done="0"/>
  <w15:commentEx w15:paraId="7488A566" w15:done="0"/>
  <w15:commentEx w15:paraId="4E4B9AED" w15:done="0"/>
  <w15:commentEx w15:paraId="545255CD" w15:done="0"/>
  <w15:commentEx w15:paraId="006386FE" w15:done="0"/>
  <w15:commentEx w15:paraId="21E1CFD9" w15:paraIdParent="006386FE" w15:done="0"/>
  <w15:commentEx w15:paraId="63FD82C8" w15:done="0"/>
  <w15:commentEx w15:paraId="20BFCFC7" w15:paraIdParent="63FD82C8" w15:done="0"/>
  <w15:commentEx w15:paraId="4AA72939" w15:done="0"/>
  <w15:commentEx w15:paraId="349F22BE" w15:done="0"/>
  <w15:commentEx w15:paraId="12EA30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E5BBAB" w16cex:dateUtc="2025-10-03T18:38:00Z"/>
  <w16cex:commentExtensible w16cex:durableId="05B3B75A" w16cex:dateUtc="2025-10-03T20:06:00Z"/>
  <w16cex:commentExtensible w16cex:durableId="36240849" w16cex:dateUtc="2025-10-02T21:18:00Z"/>
  <w16cex:commentExtensible w16cex:durableId="6C1DDDF7" w16cex:dateUtc="2025-10-02T21:22:00Z"/>
  <w16cex:commentExtensible w16cex:durableId="1C4CFFA5" w16cex:dateUtc="2025-10-02T21:22:00Z"/>
  <w16cex:commentExtensible w16cex:durableId="54DFACC5" w16cex:dateUtc="2025-10-03T18:42:00Z"/>
  <w16cex:commentExtensible w16cex:durableId="7664078B" w16cex:dateUtc="2025-10-03T20:06:00Z"/>
  <w16cex:commentExtensible w16cex:durableId="140D9A3F" w16cex:dateUtc="2025-10-03T18:40:00Z"/>
  <w16cex:commentExtensible w16cex:durableId="4D14D643" w16cex:dateUtc="2025-10-03T20:07:00Z"/>
  <w16cex:commentExtensible w16cex:durableId="5CAE8166" w16cex:dateUtc="2025-10-03T21:35:00Z"/>
  <w16cex:commentExtensible w16cex:durableId="626B1A0C" w16cex:dateUtc="2025-10-02T21:35:00Z"/>
  <w16cex:commentExtensible w16cex:durableId="450F8B3C" w16cex:dateUtc="2025-10-02T2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E870C" w16cid:durableId="1DE5BBAB"/>
  <w16cid:commentId w16cid:paraId="5C4CB898" w16cid:durableId="05B3B75A"/>
  <w16cid:commentId w16cid:paraId="7488A566" w16cid:durableId="36240849"/>
  <w16cid:commentId w16cid:paraId="4E4B9AED" w16cid:durableId="6C1DDDF7"/>
  <w16cid:commentId w16cid:paraId="545255CD" w16cid:durableId="1C4CFFA5"/>
  <w16cid:commentId w16cid:paraId="006386FE" w16cid:durableId="54DFACC5"/>
  <w16cid:commentId w16cid:paraId="21E1CFD9" w16cid:durableId="7664078B"/>
  <w16cid:commentId w16cid:paraId="63FD82C8" w16cid:durableId="140D9A3F"/>
  <w16cid:commentId w16cid:paraId="20BFCFC7" w16cid:durableId="4D14D643"/>
  <w16cid:commentId w16cid:paraId="4AA72939" w16cid:durableId="5CAE8166"/>
  <w16cid:commentId w16cid:paraId="349F22BE" w16cid:durableId="626B1A0C"/>
  <w16cid:commentId w16cid:paraId="12EA307D" w16cid:durableId="450F8B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D80E2" w14:textId="77777777" w:rsidR="00027DD4" w:rsidRDefault="00027DD4" w:rsidP="00027DD4">
      <w:pPr>
        <w:spacing w:after="0" w:line="240" w:lineRule="auto"/>
      </w:pPr>
      <w:r>
        <w:separator/>
      </w:r>
    </w:p>
  </w:endnote>
  <w:endnote w:type="continuationSeparator" w:id="0">
    <w:p w14:paraId="336E69EA" w14:textId="77777777" w:rsidR="00027DD4" w:rsidRDefault="00027DD4" w:rsidP="00027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823311"/>
      <w:docPartObj>
        <w:docPartGallery w:val="Page Numbers (Bottom of Page)"/>
        <w:docPartUnique/>
      </w:docPartObj>
    </w:sdtPr>
    <w:sdtEndPr>
      <w:rPr>
        <w:rStyle w:val="PageNumber"/>
      </w:rPr>
    </w:sdtEndPr>
    <w:sdtContent>
      <w:p w14:paraId="453528DB" w14:textId="31A40758" w:rsidR="004338DA" w:rsidRDefault="004338DA" w:rsidP="00AA56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95A704" w14:textId="77777777" w:rsidR="00027DD4" w:rsidRDefault="00027D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9400795"/>
      <w:docPartObj>
        <w:docPartGallery w:val="Page Numbers (Bottom of Page)"/>
        <w:docPartUnique/>
      </w:docPartObj>
    </w:sdtPr>
    <w:sdtEndPr>
      <w:rPr>
        <w:rStyle w:val="PageNumber"/>
      </w:rPr>
    </w:sdtEndPr>
    <w:sdtContent>
      <w:p w14:paraId="7414EE3E" w14:textId="5BFDEE76" w:rsidR="004338DA" w:rsidRDefault="004338DA" w:rsidP="00AA56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3EA14F1" w14:textId="77777777" w:rsidR="00027DD4" w:rsidRDefault="004338DA" w:rsidP="004338DA">
    <w:pPr>
      <w:pStyle w:val="Footer"/>
      <w:ind w:right="360"/>
    </w:pPr>
    <w:r>
      <w:t>Amazon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D4D23" w14:textId="77777777" w:rsidR="00027DD4" w:rsidRDefault="00027DD4" w:rsidP="00027DD4">
      <w:pPr>
        <w:spacing w:after="0" w:line="240" w:lineRule="auto"/>
      </w:pPr>
      <w:r>
        <w:separator/>
      </w:r>
    </w:p>
  </w:footnote>
  <w:footnote w:type="continuationSeparator" w:id="0">
    <w:p w14:paraId="37238676" w14:textId="77777777" w:rsidR="00027DD4" w:rsidRDefault="00027DD4" w:rsidP="00027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58"/>
      <w:gridCol w:w="1012"/>
      <w:gridCol w:w="6660"/>
    </w:tblGrid>
    <w:tr w:rsidR="00552C62" w:rsidRPr="00965279" w14:paraId="07B676D8" w14:textId="77777777" w:rsidTr="00854B54">
      <w:trPr>
        <w:trHeight w:val="475"/>
      </w:trPr>
      <w:tc>
        <w:tcPr>
          <w:tcW w:w="2858" w:type="dxa"/>
        </w:tcPr>
        <w:p w14:paraId="222D2AED" w14:textId="77777777" w:rsidR="00552C62" w:rsidRDefault="00552C62" w:rsidP="00552C62">
          <w:pPr>
            <w:pStyle w:val="Header"/>
            <w:ind w:left="-115"/>
          </w:pPr>
          <w:r>
            <w:rPr>
              <w:noProof/>
            </w:rPr>
            <w:drawing>
              <wp:inline distT="0" distB="0" distL="0" distR="0" wp14:anchorId="7DF9E274" wp14:editId="76717FDD">
                <wp:extent cx="1247390" cy="201256"/>
                <wp:effectExtent l="0" t="0" r="0" b="2540"/>
                <wp:docPr id="1888961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1269297" cy="204790"/>
                        </a:xfrm>
                        <a:prstGeom prst="rect">
                          <a:avLst/>
                        </a:prstGeom>
                      </pic:spPr>
                    </pic:pic>
                  </a:graphicData>
                </a:graphic>
              </wp:inline>
            </w:drawing>
          </w:r>
        </w:p>
      </w:tc>
      <w:tc>
        <w:tcPr>
          <w:tcW w:w="1012" w:type="dxa"/>
        </w:tcPr>
        <w:p w14:paraId="39D47933" w14:textId="77777777" w:rsidR="00552C62" w:rsidRPr="00965279" w:rsidRDefault="00552C62" w:rsidP="00552C62">
          <w:pPr>
            <w:pStyle w:val="Header"/>
            <w:jc w:val="center"/>
            <w:rPr>
              <w:rFonts w:ascii="Calibri" w:hAnsi="Calibri" w:cs="Calibri"/>
              <w:b/>
              <w:bCs/>
              <w:color w:val="0070C0"/>
              <w:sz w:val="20"/>
              <w:szCs w:val="20"/>
            </w:rPr>
          </w:pPr>
          <w:r w:rsidRPr="00965279">
            <w:rPr>
              <w:rFonts w:ascii="Calibri" w:hAnsi="Calibri" w:cs="Calibri"/>
              <w:b/>
              <w:bCs/>
              <w:color w:val="0070C0"/>
              <w:sz w:val="20"/>
              <w:szCs w:val="20"/>
            </w:rPr>
            <w:t xml:space="preserve">                           </w:t>
          </w:r>
        </w:p>
      </w:tc>
      <w:tc>
        <w:tcPr>
          <w:tcW w:w="6660" w:type="dxa"/>
        </w:tcPr>
        <w:p w14:paraId="273A6EB9" w14:textId="77777777" w:rsidR="00552C62" w:rsidRPr="00965279" w:rsidRDefault="00552C62" w:rsidP="00552C62">
          <w:pPr>
            <w:pStyle w:val="Header"/>
            <w:tabs>
              <w:tab w:val="clear" w:pos="4680"/>
              <w:tab w:val="right" w:pos="2757"/>
              <w:tab w:val="center" w:pos="4686"/>
            </w:tabs>
            <w:ind w:right="-1236"/>
            <w:rPr>
              <w:rFonts w:ascii="Calibri" w:hAnsi="Calibri" w:cs="Calibri"/>
              <w:b/>
              <w:bCs/>
              <w:color w:val="0070C0"/>
              <w:sz w:val="20"/>
              <w:szCs w:val="20"/>
            </w:rPr>
          </w:pPr>
          <w:r w:rsidRPr="00965279">
            <w:rPr>
              <w:rFonts w:ascii="Calibri" w:hAnsi="Calibri" w:cs="Calibri"/>
              <w:b/>
              <w:bCs/>
              <w:color w:val="0070C0"/>
              <w:sz w:val="20"/>
              <w:szCs w:val="20"/>
            </w:rPr>
            <w:t xml:space="preserve">Executive Escalations                            </w:t>
          </w:r>
          <w:r>
            <w:rPr>
              <w:rFonts w:ascii="Calibri" w:hAnsi="Calibri" w:cs="Calibri"/>
              <w:b/>
              <w:bCs/>
              <w:color w:val="0070C0"/>
              <w:sz w:val="20"/>
              <w:szCs w:val="20"/>
            </w:rPr>
            <w:t xml:space="preserve">          </w:t>
          </w:r>
          <w:r w:rsidRPr="00965279">
            <w:rPr>
              <w:rFonts w:ascii="Calibri" w:hAnsi="Calibri" w:cs="Calibri"/>
              <w:b/>
              <w:bCs/>
              <w:color w:val="0070C0"/>
              <w:sz w:val="20"/>
              <w:szCs w:val="20"/>
            </w:rPr>
            <w:t xml:space="preserve">                       </w:t>
          </w:r>
          <w:r w:rsidRPr="00965279">
            <w:rPr>
              <w:rFonts w:ascii="Calibri" w:hAnsi="Calibri" w:cs="Calibri"/>
              <w:b/>
              <w:bCs/>
              <w:noProof/>
              <w:color w:val="0070C0"/>
              <w:sz w:val="20"/>
              <w:szCs w:val="20"/>
            </w:rPr>
            <w:drawing>
              <wp:inline distT="0" distB="0" distL="0" distR="0" wp14:anchorId="7B43278F" wp14:editId="5A5196E7">
                <wp:extent cx="1172135" cy="251209"/>
                <wp:effectExtent l="0" t="0" r="0" b="3175"/>
                <wp:docPr id="7042502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
                          <a:extLst>
                            <a:ext uri="{28A0092B-C50C-407E-A947-70E740481C1C}">
                              <a14:useLocalDpi xmlns:a14="http://schemas.microsoft.com/office/drawing/2010/main" val="0"/>
                            </a:ext>
                          </a:extLst>
                        </a:blip>
                        <a:stretch>
                          <a:fillRect/>
                        </a:stretch>
                      </pic:blipFill>
                      <pic:spPr>
                        <a:xfrm>
                          <a:off x="0" y="0"/>
                          <a:ext cx="1214917" cy="260378"/>
                        </a:xfrm>
                        <a:prstGeom prst="rect">
                          <a:avLst/>
                        </a:prstGeom>
                      </pic:spPr>
                    </pic:pic>
                  </a:graphicData>
                </a:graphic>
              </wp:inline>
            </w:drawing>
          </w:r>
        </w:p>
      </w:tc>
    </w:tr>
  </w:tbl>
  <w:p w14:paraId="03D9396F" w14:textId="77777777" w:rsidR="00027DD4" w:rsidRDefault="00027D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1E3C"/>
    <w:multiLevelType w:val="hybridMultilevel"/>
    <w:tmpl w:val="67106448"/>
    <w:lvl w:ilvl="0" w:tplc="8440F44A">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334B2B"/>
    <w:multiLevelType w:val="hybridMultilevel"/>
    <w:tmpl w:val="C49C22F0"/>
    <w:lvl w:ilvl="0" w:tplc="A22280D0">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592F61"/>
    <w:multiLevelType w:val="hybridMultilevel"/>
    <w:tmpl w:val="C8B4156E"/>
    <w:lvl w:ilvl="0" w:tplc="1312F0C8">
      <w:start w:val="2"/>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70E27E4"/>
    <w:multiLevelType w:val="hybridMultilevel"/>
    <w:tmpl w:val="F7786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B51B30"/>
    <w:multiLevelType w:val="hybridMultilevel"/>
    <w:tmpl w:val="773A6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D96DC0"/>
    <w:multiLevelType w:val="hybridMultilevel"/>
    <w:tmpl w:val="36AA7A9E"/>
    <w:lvl w:ilvl="0" w:tplc="685280D8">
      <w:start w:val="1"/>
      <w:numFmt w:val="decimal"/>
      <w:lvlText w:val="%1."/>
      <w:lvlJc w:val="left"/>
      <w:pPr>
        <w:ind w:left="720" w:hanging="360"/>
      </w:pPr>
    </w:lvl>
    <w:lvl w:ilvl="1" w:tplc="5652013C">
      <w:start w:val="1"/>
      <w:numFmt w:val="lowerLetter"/>
      <w:lvlText w:val="%2."/>
      <w:lvlJc w:val="left"/>
      <w:pPr>
        <w:ind w:left="1440" w:hanging="360"/>
      </w:pPr>
    </w:lvl>
    <w:lvl w:ilvl="2" w:tplc="DD52540E">
      <w:start w:val="1"/>
      <w:numFmt w:val="lowerRoman"/>
      <w:lvlText w:val="%3."/>
      <w:lvlJc w:val="right"/>
      <w:pPr>
        <w:ind w:left="2160" w:hanging="180"/>
      </w:pPr>
    </w:lvl>
    <w:lvl w:ilvl="3" w:tplc="F37C874C">
      <w:start w:val="1"/>
      <w:numFmt w:val="decimal"/>
      <w:lvlText w:val="%4."/>
      <w:lvlJc w:val="left"/>
      <w:pPr>
        <w:ind w:left="2880" w:hanging="360"/>
      </w:pPr>
    </w:lvl>
    <w:lvl w:ilvl="4" w:tplc="DB644480">
      <w:start w:val="1"/>
      <w:numFmt w:val="lowerLetter"/>
      <w:lvlText w:val="%5."/>
      <w:lvlJc w:val="left"/>
      <w:pPr>
        <w:ind w:left="3600" w:hanging="360"/>
      </w:pPr>
    </w:lvl>
    <w:lvl w:ilvl="5" w:tplc="5F6AF1AE">
      <w:start w:val="1"/>
      <w:numFmt w:val="lowerRoman"/>
      <w:lvlText w:val="%6."/>
      <w:lvlJc w:val="right"/>
      <w:pPr>
        <w:ind w:left="4320" w:hanging="180"/>
      </w:pPr>
    </w:lvl>
    <w:lvl w:ilvl="6" w:tplc="3698D746">
      <w:start w:val="1"/>
      <w:numFmt w:val="decimal"/>
      <w:lvlText w:val="%7."/>
      <w:lvlJc w:val="left"/>
      <w:pPr>
        <w:ind w:left="5040" w:hanging="360"/>
      </w:pPr>
    </w:lvl>
    <w:lvl w:ilvl="7" w:tplc="0F9AC58E">
      <w:start w:val="1"/>
      <w:numFmt w:val="lowerLetter"/>
      <w:lvlText w:val="%8."/>
      <w:lvlJc w:val="left"/>
      <w:pPr>
        <w:ind w:left="5760" w:hanging="360"/>
      </w:pPr>
    </w:lvl>
    <w:lvl w:ilvl="8" w:tplc="8054BBA8">
      <w:start w:val="1"/>
      <w:numFmt w:val="lowerRoman"/>
      <w:lvlText w:val="%9."/>
      <w:lvlJc w:val="right"/>
      <w:pPr>
        <w:ind w:left="6480" w:hanging="180"/>
      </w:pPr>
    </w:lvl>
  </w:abstractNum>
  <w:abstractNum w:abstractNumId="6" w15:restartNumberingAfterBreak="0">
    <w:nsid w:val="783442F9"/>
    <w:multiLevelType w:val="hybridMultilevel"/>
    <w:tmpl w:val="3F3C3A26"/>
    <w:lvl w:ilvl="0" w:tplc="2CCE694E">
      <w:start w:val="1"/>
      <w:numFmt w:val="bullet"/>
      <w:lvlText w:val=""/>
      <w:lvlJc w:val="left"/>
      <w:pPr>
        <w:ind w:left="720" w:hanging="360"/>
      </w:pPr>
      <w:rPr>
        <w:rFonts w:ascii="Symbol" w:hAnsi="Symbol" w:hint="default"/>
      </w:rPr>
    </w:lvl>
    <w:lvl w:ilvl="1" w:tplc="6C847908">
      <w:start w:val="1"/>
      <w:numFmt w:val="bullet"/>
      <w:lvlText w:val="o"/>
      <w:lvlJc w:val="left"/>
      <w:pPr>
        <w:ind w:left="1440" w:hanging="360"/>
      </w:pPr>
      <w:rPr>
        <w:rFonts w:ascii="Courier New" w:hAnsi="Courier New" w:hint="default"/>
      </w:rPr>
    </w:lvl>
    <w:lvl w:ilvl="2" w:tplc="BC3CD5CE">
      <w:start w:val="1"/>
      <w:numFmt w:val="bullet"/>
      <w:lvlText w:val=""/>
      <w:lvlJc w:val="left"/>
      <w:pPr>
        <w:ind w:left="2160" w:hanging="360"/>
      </w:pPr>
      <w:rPr>
        <w:rFonts w:ascii="Wingdings" w:hAnsi="Wingdings" w:hint="default"/>
      </w:rPr>
    </w:lvl>
    <w:lvl w:ilvl="3" w:tplc="E53A99CE">
      <w:start w:val="1"/>
      <w:numFmt w:val="bullet"/>
      <w:lvlText w:val=""/>
      <w:lvlJc w:val="left"/>
      <w:pPr>
        <w:ind w:left="2880" w:hanging="360"/>
      </w:pPr>
      <w:rPr>
        <w:rFonts w:ascii="Symbol" w:hAnsi="Symbol" w:hint="default"/>
      </w:rPr>
    </w:lvl>
    <w:lvl w:ilvl="4" w:tplc="DB5026D2">
      <w:start w:val="1"/>
      <w:numFmt w:val="bullet"/>
      <w:lvlText w:val="o"/>
      <w:lvlJc w:val="left"/>
      <w:pPr>
        <w:ind w:left="3600" w:hanging="360"/>
      </w:pPr>
      <w:rPr>
        <w:rFonts w:ascii="Courier New" w:hAnsi="Courier New" w:hint="default"/>
      </w:rPr>
    </w:lvl>
    <w:lvl w:ilvl="5" w:tplc="BA62BA6A">
      <w:start w:val="1"/>
      <w:numFmt w:val="bullet"/>
      <w:lvlText w:val=""/>
      <w:lvlJc w:val="left"/>
      <w:pPr>
        <w:ind w:left="4320" w:hanging="360"/>
      </w:pPr>
      <w:rPr>
        <w:rFonts w:ascii="Wingdings" w:hAnsi="Wingdings" w:hint="default"/>
      </w:rPr>
    </w:lvl>
    <w:lvl w:ilvl="6" w:tplc="EAFE9646">
      <w:start w:val="1"/>
      <w:numFmt w:val="bullet"/>
      <w:lvlText w:val=""/>
      <w:lvlJc w:val="left"/>
      <w:pPr>
        <w:ind w:left="5040" w:hanging="360"/>
      </w:pPr>
      <w:rPr>
        <w:rFonts w:ascii="Symbol" w:hAnsi="Symbol" w:hint="default"/>
      </w:rPr>
    </w:lvl>
    <w:lvl w:ilvl="7" w:tplc="8C4852F0">
      <w:start w:val="1"/>
      <w:numFmt w:val="bullet"/>
      <w:lvlText w:val="o"/>
      <w:lvlJc w:val="left"/>
      <w:pPr>
        <w:ind w:left="5760" w:hanging="360"/>
      </w:pPr>
      <w:rPr>
        <w:rFonts w:ascii="Courier New" w:hAnsi="Courier New" w:hint="default"/>
      </w:rPr>
    </w:lvl>
    <w:lvl w:ilvl="8" w:tplc="333E1E34">
      <w:start w:val="1"/>
      <w:numFmt w:val="bullet"/>
      <w:lvlText w:val=""/>
      <w:lvlJc w:val="left"/>
      <w:pPr>
        <w:ind w:left="6480" w:hanging="360"/>
      </w:pPr>
      <w:rPr>
        <w:rFonts w:ascii="Wingdings" w:hAnsi="Wingdings" w:hint="default"/>
      </w:rPr>
    </w:lvl>
  </w:abstractNum>
  <w:num w:numId="1" w16cid:durableId="50541534">
    <w:abstractNumId w:val="6"/>
  </w:num>
  <w:num w:numId="2" w16cid:durableId="141771848">
    <w:abstractNumId w:val="5"/>
  </w:num>
  <w:num w:numId="3" w16cid:durableId="1573537264">
    <w:abstractNumId w:val="0"/>
  </w:num>
  <w:num w:numId="4" w16cid:durableId="417097427">
    <w:abstractNumId w:val="0"/>
  </w:num>
  <w:num w:numId="5" w16cid:durableId="467016902">
    <w:abstractNumId w:val="4"/>
  </w:num>
  <w:num w:numId="6" w16cid:durableId="1637104008">
    <w:abstractNumId w:val="1"/>
  </w:num>
  <w:num w:numId="7" w16cid:durableId="1037697488">
    <w:abstractNumId w:val="2"/>
  </w:num>
  <w:num w:numId="8" w16cid:durableId="25902625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thish, Swetha">
    <w15:presenceInfo w15:providerId="AD" w15:userId="S::swethsat@amazon.com::73081b96-3863-42c7-9a09-be14b2aeb1aa"/>
  </w15:person>
  <w15:person w15:author="ANT\degratuc">
    <w15:presenceInfo w15:providerId="None" w15:userId="ANT\degratu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6EFF93"/>
    <w:rsid w:val="00027DD4"/>
    <w:rsid w:val="00030E85"/>
    <w:rsid w:val="00074832"/>
    <w:rsid w:val="000959D5"/>
    <w:rsid w:val="000D1B5E"/>
    <w:rsid w:val="000D60C2"/>
    <w:rsid w:val="00112DDF"/>
    <w:rsid w:val="00114A31"/>
    <w:rsid w:val="0011674F"/>
    <w:rsid w:val="00123CFD"/>
    <w:rsid w:val="00153871"/>
    <w:rsid w:val="00172F62"/>
    <w:rsid w:val="00176CC1"/>
    <w:rsid w:val="001A10AC"/>
    <w:rsid w:val="001A7B96"/>
    <w:rsid w:val="001B3E4A"/>
    <w:rsid w:val="001D721F"/>
    <w:rsid w:val="001E47A8"/>
    <w:rsid w:val="00217A81"/>
    <w:rsid w:val="00233C60"/>
    <w:rsid w:val="00234A1D"/>
    <w:rsid w:val="00252779"/>
    <w:rsid w:val="002D26C6"/>
    <w:rsid w:val="002F3F15"/>
    <w:rsid w:val="0030371C"/>
    <w:rsid w:val="0037147C"/>
    <w:rsid w:val="00387D7C"/>
    <w:rsid w:val="003A1DF8"/>
    <w:rsid w:val="003D44EA"/>
    <w:rsid w:val="003E13AB"/>
    <w:rsid w:val="003E2A92"/>
    <w:rsid w:val="003E6BF2"/>
    <w:rsid w:val="004338DA"/>
    <w:rsid w:val="0043548E"/>
    <w:rsid w:val="00446279"/>
    <w:rsid w:val="00472C77"/>
    <w:rsid w:val="004D1735"/>
    <w:rsid w:val="004D6018"/>
    <w:rsid w:val="004F0C19"/>
    <w:rsid w:val="00517A4E"/>
    <w:rsid w:val="00552C62"/>
    <w:rsid w:val="00576B0F"/>
    <w:rsid w:val="005A0896"/>
    <w:rsid w:val="005E558F"/>
    <w:rsid w:val="005F4098"/>
    <w:rsid w:val="00602676"/>
    <w:rsid w:val="006248C8"/>
    <w:rsid w:val="00643A87"/>
    <w:rsid w:val="006577BE"/>
    <w:rsid w:val="00663B56"/>
    <w:rsid w:val="00667831"/>
    <w:rsid w:val="006874F2"/>
    <w:rsid w:val="006D6F05"/>
    <w:rsid w:val="00735AD8"/>
    <w:rsid w:val="00782994"/>
    <w:rsid w:val="007A19AA"/>
    <w:rsid w:val="008069E1"/>
    <w:rsid w:val="008501FD"/>
    <w:rsid w:val="008644A2"/>
    <w:rsid w:val="00866820"/>
    <w:rsid w:val="008A61A3"/>
    <w:rsid w:val="008B5D32"/>
    <w:rsid w:val="008C1F4F"/>
    <w:rsid w:val="008E623E"/>
    <w:rsid w:val="008F1AFF"/>
    <w:rsid w:val="009154DF"/>
    <w:rsid w:val="009300E1"/>
    <w:rsid w:val="00931545"/>
    <w:rsid w:val="009B0C0A"/>
    <w:rsid w:val="009B60CD"/>
    <w:rsid w:val="009E0CFF"/>
    <w:rsid w:val="00A0680B"/>
    <w:rsid w:val="00A22C42"/>
    <w:rsid w:val="00A25103"/>
    <w:rsid w:val="00A25611"/>
    <w:rsid w:val="00A4228A"/>
    <w:rsid w:val="00A567F2"/>
    <w:rsid w:val="00A610AE"/>
    <w:rsid w:val="00B05AB2"/>
    <w:rsid w:val="00B27E94"/>
    <w:rsid w:val="00B37A9D"/>
    <w:rsid w:val="00B419B0"/>
    <w:rsid w:val="00B9055A"/>
    <w:rsid w:val="00B9702D"/>
    <w:rsid w:val="00BC6433"/>
    <w:rsid w:val="00BD43A4"/>
    <w:rsid w:val="00BE3456"/>
    <w:rsid w:val="00BF3733"/>
    <w:rsid w:val="00C268C4"/>
    <w:rsid w:val="00CA05FD"/>
    <w:rsid w:val="00CD7052"/>
    <w:rsid w:val="00CF5C03"/>
    <w:rsid w:val="00D12379"/>
    <w:rsid w:val="00D733D6"/>
    <w:rsid w:val="00D86745"/>
    <w:rsid w:val="00DB018F"/>
    <w:rsid w:val="00DB3042"/>
    <w:rsid w:val="00DC08F8"/>
    <w:rsid w:val="00DC4392"/>
    <w:rsid w:val="00DF1193"/>
    <w:rsid w:val="00E017C4"/>
    <w:rsid w:val="00E337A2"/>
    <w:rsid w:val="00E84932"/>
    <w:rsid w:val="00E91B1E"/>
    <w:rsid w:val="00EB2BC2"/>
    <w:rsid w:val="00EC5AFD"/>
    <w:rsid w:val="00EF342C"/>
    <w:rsid w:val="00F25CA9"/>
    <w:rsid w:val="00F373E0"/>
    <w:rsid w:val="00F54F78"/>
    <w:rsid w:val="00F804B8"/>
    <w:rsid w:val="00FA3546"/>
    <w:rsid w:val="00FB76C7"/>
    <w:rsid w:val="00FD2FE5"/>
    <w:rsid w:val="00FD4CF8"/>
    <w:rsid w:val="00FF7A73"/>
    <w:rsid w:val="436EFF93"/>
    <w:rsid w:val="54398582"/>
    <w:rsid w:val="65FE693A"/>
    <w:rsid w:val="7337B1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FF93"/>
  <w15:chartTrackingRefBased/>
  <w15:docId w15:val="{4E3E18F9-46CA-4746-BE7A-DD4A5373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CF5C03"/>
    <w:rPr>
      <w:color w:val="0563C1" w:themeColor="hyperlink"/>
      <w:u w:val="single"/>
    </w:rPr>
  </w:style>
  <w:style w:type="character" w:styleId="UnresolvedMention">
    <w:name w:val="Unresolved Mention"/>
    <w:basedOn w:val="DefaultParagraphFont"/>
    <w:uiPriority w:val="99"/>
    <w:semiHidden/>
    <w:unhideWhenUsed/>
    <w:rsid w:val="00CF5C03"/>
    <w:rPr>
      <w:color w:val="605E5C"/>
      <w:shd w:val="clear" w:color="auto" w:fill="E1DFDD"/>
    </w:rPr>
  </w:style>
  <w:style w:type="character" w:styleId="LineNumber">
    <w:name w:val="line number"/>
    <w:basedOn w:val="DefaultParagraphFont"/>
    <w:uiPriority w:val="99"/>
    <w:semiHidden/>
    <w:unhideWhenUsed/>
    <w:rsid w:val="00CF5C03"/>
  </w:style>
  <w:style w:type="paragraph" w:styleId="CommentText">
    <w:name w:val="annotation text"/>
    <w:basedOn w:val="Normal"/>
    <w:link w:val="CommentTextChar"/>
    <w:uiPriority w:val="99"/>
    <w:unhideWhenUsed/>
    <w:rsid w:val="00114A31"/>
    <w:pPr>
      <w:spacing w:line="240" w:lineRule="auto"/>
    </w:pPr>
    <w:rPr>
      <w:sz w:val="20"/>
      <w:szCs w:val="20"/>
    </w:rPr>
  </w:style>
  <w:style w:type="character" w:customStyle="1" w:styleId="CommentTextChar">
    <w:name w:val="Comment Text Char"/>
    <w:basedOn w:val="DefaultParagraphFont"/>
    <w:link w:val="CommentText"/>
    <w:uiPriority w:val="99"/>
    <w:rsid w:val="00114A31"/>
    <w:rPr>
      <w:sz w:val="20"/>
      <w:szCs w:val="20"/>
    </w:rPr>
  </w:style>
  <w:style w:type="character" w:styleId="CommentReference">
    <w:name w:val="annotation reference"/>
    <w:basedOn w:val="DefaultParagraphFont"/>
    <w:uiPriority w:val="99"/>
    <w:semiHidden/>
    <w:unhideWhenUsed/>
    <w:rsid w:val="00114A31"/>
    <w:rPr>
      <w:sz w:val="16"/>
      <w:szCs w:val="16"/>
    </w:rPr>
  </w:style>
  <w:style w:type="paragraph" w:styleId="CommentSubject">
    <w:name w:val="annotation subject"/>
    <w:basedOn w:val="CommentText"/>
    <w:next w:val="CommentText"/>
    <w:link w:val="CommentSubjectChar"/>
    <w:uiPriority w:val="99"/>
    <w:semiHidden/>
    <w:unhideWhenUsed/>
    <w:rsid w:val="00114A31"/>
    <w:rPr>
      <w:b/>
      <w:bCs/>
    </w:rPr>
  </w:style>
  <w:style w:type="character" w:customStyle="1" w:styleId="CommentSubjectChar">
    <w:name w:val="Comment Subject Char"/>
    <w:basedOn w:val="CommentTextChar"/>
    <w:link w:val="CommentSubject"/>
    <w:uiPriority w:val="99"/>
    <w:semiHidden/>
    <w:rsid w:val="00114A31"/>
    <w:rPr>
      <w:b/>
      <w:bCs/>
      <w:sz w:val="20"/>
      <w:szCs w:val="20"/>
    </w:rPr>
  </w:style>
  <w:style w:type="paragraph" w:styleId="Revision">
    <w:name w:val="Revision"/>
    <w:hidden/>
    <w:uiPriority w:val="99"/>
    <w:semiHidden/>
    <w:rsid w:val="003E6BF2"/>
    <w:pPr>
      <w:spacing w:after="0" w:line="240" w:lineRule="auto"/>
    </w:pPr>
  </w:style>
  <w:style w:type="paragraph" w:styleId="Header">
    <w:name w:val="header"/>
    <w:basedOn w:val="Normal"/>
    <w:link w:val="HeaderChar"/>
    <w:uiPriority w:val="99"/>
    <w:unhideWhenUsed/>
    <w:rsid w:val="00027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DD4"/>
  </w:style>
  <w:style w:type="paragraph" w:styleId="Footer">
    <w:name w:val="footer"/>
    <w:basedOn w:val="Normal"/>
    <w:link w:val="FooterChar"/>
    <w:uiPriority w:val="99"/>
    <w:unhideWhenUsed/>
    <w:rsid w:val="00027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DD4"/>
  </w:style>
  <w:style w:type="table" w:styleId="GridTable1Light-Accent1">
    <w:name w:val="Grid Table 1 Light Accent 1"/>
    <w:basedOn w:val="TableNormal"/>
    <w:uiPriority w:val="46"/>
    <w:rsid w:val="00027DD4"/>
    <w:pPr>
      <w:spacing w:after="0" w:line="240" w:lineRule="auto"/>
    </w:pPr>
    <w:rPr>
      <w:kern w:val="2"/>
      <w:sz w:val="24"/>
      <w:szCs w:val="24"/>
      <w14:ligatures w14:val="standardContextual"/>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027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6457">
      <w:bodyDiv w:val="1"/>
      <w:marLeft w:val="0"/>
      <w:marRight w:val="0"/>
      <w:marTop w:val="0"/>
      <w:marBottom w:val="0"/>
      <w:divBdr>
        <w:top w:val="none" w:sz="0" w:space="0" w:color="auto"/>
        <w:left w:val="none" w:sz="0" w:space="0" w:color="auto"/>
        <w:bottom w:val="none" w:sz="0" w:space="0" w:color="auto"/>
        <w:right w:val="none" w:sz="0" w:space="0" w:color="auto"/>
      </w:divBdr>
    </w:div>
    <w:div w:id="210580966">
      <w:bodyDiv w:val="1"/>
      <w:marLeft w:val="0"/>
      <w:marRight w:val="0"/>
      <w:marTop w:val="0"/>
      <w:marBottom w:val="0"/>
      <w:divBdr>
        <w:top w:val="none" w:sz="0" w:space="0" w:color="auto"/>
        <w:left w:val="none" w:sz="0" w:space="0" w:color="auto"/>
        <w:bottom w:val="none" w:sz="0" w:space="0" w:color="auto"/>
        <w:right w:val="none" w:sz="0" w:space="0" w:color="auto"/>
      </w:divBdr>
    </w:div>
    <w:div w:id="360740024">
      <w:bodyDiv w:val="1"/>
      <w:marLeft w:val="0"/>
      <w:marRight w:val="0"/>
      <w:marTop w:val="0"/>
      <w:marBottom w:val="0"/>
      <w:divBdr>
        <w:top w:val="none" w:sz="0" w:space="0" w:color="auto"/>
        <w:left w:val="none" w:sz="0" w:space="0" w:color="auto"/>
        <w:bottom w:val="none" w:sz="0" w:space="0" w:color="auto"/>
        <w:right w:val="none" w:sz="0" w:space="0" w:color="auto"/>
      </w:divBdr>
    </w:div>
    <w:div w:id="566186518">
      <w:bodyDiv w:val="1"/>
      <w:marLeft w:val="0"/>
      <w:marRight w:val="0"/>
      <w:marTop w:val="0"/>
      <w:marBottom w:val="0"/>
      <w:divBdr>
        <w:top w:val="none" w:sz="0" w:space="0" w:color="auto"/>
        <w:left w:val="none" w:sz="0" w:space="0" w:color="auto"/>
        <w:bottom w:val="none" w:sz="0" w:space="0" w:color="auto"/>
        <w:right w:val="none" w:sz="0" w:space="0" w:color="auto"/>
      </w:divBdr>
    </w:div>
    <w:div w:id="596058505">
      <w:bodyDiv w:val="1"/>
      <w:marLeft w:val="0"/>
      <w:marRight w:val="0"/>
      <w:marTop w:val="0"/>
      <w:marBottom w:val="0"/>
      <w:divBdr>
        <w:top w:val="none" w:sz="0" w:space="0" w:color="auto"/>
        <w:left w:val="none" w:sz="0" w:space="0" w:color="auto"/>
        <w:bottom w:val="none" w:sz="0" w:space="0" w:color="auto"/>
        <w:right w:val="none" w:sz="0" w:space="0" w:color="auto"/>
      </w:divBdr>
    </w:div>
    <w:div w:id="662854540">
      <w:bodyDiv w:val="1"/>
      <w:marLeft w:val="0"/>
      <w:marRight w:val="0"/>
      <w:marTop w:val="0"/>
      <w:marBottom w:val="0"/>
      <w:divBdr>
        <w:top w:val="none" w:sz="0" w:space="0" w:color="auto"/>
        <w:left w:val="none" w:sz="0" w:space="0" w:color="auto"/>
        <w:bottom w:val="none" w:sz="0" w:space="0" w:color="auto"/>
        <w:right w:val="none" w:sz="0" w:space="0" w:color="auto"/>
      </w:divBdr>
    </w:div>
    <w:div w:id="940333243">
      <w:bodyDiv w:val="1"/>
      <w:marLeft w:val="0"/>
      <w:marRight w:val="0"/>
      <w:marTop w:val="0"/>
      <w:marBottom w:val="0"/>
      <w:divBdr>
        <w:top w:val="none" w:sz="0" w:space="0" w:color="auto"/>
        <w:left w:val="none" w:sz="0" w:space="0" w:color="auto"/>
        <w:bottom w:val="none" w:sz="0" w:space="0" w:color="auto"/>
        <w:right w:val="none" w:sz="0" w:space="0" w:color="auto"/>
      </w:divBdr>
    </w:div>
    <w:div w:id="1079401662">
      <w:bodyDiv w:val="1"/>
      <w:marLeft w:val="0"/>
      <w:marRight w:val="0"/>
      <w:marTop w:val="0"/>
      <w:marBottom w:val="0"/>
      <w:divBdr>
        <w:top w:val="none" w:sz="0" w:space="0" w:color="auto"/>
        <w:left w:val="none" w:sz="0" w:space="0" w:color="auto"/>
        <w:bottom w:val="none" w:sz="0" w:space="0" w:color="auto"/>
        <w:right w:val="none" w:sz="0" w:space="0" w:color="auto"/>
      </w:divBdr>
    </w:div>
    <w:div w:id="1260259987">
      <w:bodyDiv w:val="1"/>
      <w:marLeft w:val="0"/>
      <w:marRight w:val="0"/>
      <w:marTop w:val="0"/>
      <w:marBottom w:val="0"/>
      <w:divBdr>
        <w:top w:val="none" w:sz="0" w:space="0" w:color="auto"/>
        <w:left w:val="none" w:sz="0" w:space="0" w:color="auto"/>
        <w:bottom w:val="none" w:sz="0" w:space="0" w:color="auto"/>
        <w:right w:val="none" w:sz="0" w:space="0" w:color="auto"/>
      </w:divBdr>
    </w:div>
    <w:div w:id="1330211440">
      <w:bodyDiv w:val="1"/>
      <w:marLeft w:val="0"/>
      <w:marRight w:val="0"/>
      <w:marTop w:val="0"/>
      <w:marBottom w:val="0"/>
      <w:divBdr>
        <w:top w:val="none" w:sz="0" w:space="0" w:color="auto"/>
        <w:left w:val="none" w:sz="0" w:space="0" w:color="auto"/>
        <w:bottom w:val="none" w:sz="0" w:space="0" w:color="auto"/>
        <w:right w:val="none" w:sz="0" w:space="0" w:color="auto"/>
      </w:divBdr>
    </w:div>
    <w:div w:id="1423378920">
      <w:bodyDiv w:val="1"/>
      <w:marLeft w:val="0"/>
      <w:marRight w:val="0"/>
      <w:marTop w:val="0"/>
      <w:marBottom w:val="0"/>
      <w:divBdr>
        <w:top w:val="none" w:sz="0" w:space="0" w:color="auto"/>
        <w:left w:val="none" w:sz="0" w:space="0" w:color="auto"/>
        <w:bottom w:val="none" w:sz="0" w:space="0" w:color="auto"/>
        <w:right w:val="none" w:sz="0" w:space="0" w:color="auto"/>
      </w:divBdr>
    </w:div>
    <w:div w:id="198365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amitnand@amazon.com"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amardeepfuture@gmail.com"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samirk@amazon.com"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ss-in-esr@amazon.com" TargetMode="External"/><Relationship Id="rId20" Type="http://schemas.openxmlformats.org/officeDocument/2006/relationships/hyperlink" Target="mailto:amit@amazon.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amit@amazon.com" TargetMode="External"/><Relationship Id="rId23" Type="http://schemas.openxmlformats.org/officeDocument/2006/relationships/hyperlink" Target="https://brandregistry.amazon.in/manage-ip/?ref=brnav_to_managetrademarks&amp;tab=connected&amp;brandId=2040907" TargetMode="Externa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mailto:amardeepfuture@gmai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mailto:amit@amazon.com"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6d55812-8890-47b5-a65e-fac49e02e914">
      <UserInfo>
        <DisplayName>Dhuliya, Niv</DisplayName>
        <AccountId>1618</AccountId>
        <AccountType/>
      </UserInfo>
      <UserInfo>
        <DisplayName>Jahangir, Abeera</DisplayName>
        <AccountId>1617</AccountId>
        <AccountType/>
      </UserInfo>
      <UserInfo>
        <DisplayName>Ghate, Ojas</DisplayName>
        <AccountId>99</AccountId>
        <AccountType/>
      </UserInfo>
      <UserInfo>
        <DisplayName>Ch, Chaitanya</DisplayName>
        <AccountId>808</AccountId>
        <AccountType/>
      </UserInfo>
      <UserInfo>
        <DisplayName>Devi, Pooja</DisplayName>
        <AccountId>2363</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A724CC44EE2A46B50D3EF6118C6D1A" ma:contentTypeVersion="1" ma:contentTypeDescription="Create a new document." ma:contentTypeScope="" ma:versionID="5209a47f8d3cd8ce70426f40c0702a9b">
  <xsd:schema xmlns:xsd="http://www.w3.org/2001/XMLSchema" xmlns:xs="http://www.w3.org/2001/XMLSchema" xmlns:p="http://schemas.microsoft.com/office/2006/metadata/properties" xmlns:ns2="f6d55812-8890-47b5-a65e-fac49e02e914" targetNamespace="http://schemas.microsoft.com/office/2006/metadata/properties" ma:root="true" ma:fieldsID="f0450be85e7718932dcf30e061c53e4f" ns2:_="">
    <xsd:import namespace="f6d55812-8890-47b5-a65e-fac49e02e914"/>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d55812-8890-47b5-a65e-fac49e02e91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9573C-8A19-48DC-842A-8A524ACEF3F2}">
  <ds:schemaRefs>
    <ds:schemaRef ds:uri="http://schemas.microsoft.com/sharepoint/v3/contenttype/forms"/>
  </ds:schemaRefs>
</ds:datastoreItem>
</file>

<file path=customXml/itemProps2.xml><?xml version="1.0" encoding="utf-8"?>
<ds:datastoreItem xmlns:ds="http://schemas.openxmlformats.org/officeDocument/2006/customXml" ds:itemID="{BB5FB58D-92D9-417F-868B-B583F4D5BEBB}">
  <ds:schemaRefs>
    <ds:schemaRef ds:uri="f6d55812-8890-47b5-a65e-fac49e02e914"/>
    <ds:schemaRef ds:uri="http://schemas.microsoft.com/office/2006/documentManagement/types"/>
    <ds:schemaRef ds:uri="http://schemas.openxmlformats.org/package/2006/metadata/core-properties"/>
    <ds:schemaRef ds:uri="http://purl.org/dc/dcmitype/"/>
    <ds:schemaRef ds:uri="http://www.w3.org/XML/1998/namespace"/>
    <ds:schemaRef ds:uri="http://schemas.microsoft.com/office/2006/metadata/properties"/>
    <ds:schemaRef ds:uri="http://purl.org/dc/terms/"/>
    <ds:schemaRef ds:uri="http://schemas.microsoft.com/office/infopath/2007/PartnerControls"/>
    <ds:schemaRef ds:uri="http://purl.org/dc/elements/1.1/"/>
  </ds:schemaRefs>
</ds:datastoreItem>
</file>

<file path=customXml/itemProps3.xml><?xml version="1.0" encoding="utf-8"?>
<ds:datastoreItem xmlns:ds="http://schemas.openxmlformats.org/officeDocument/2006/customXml" ds:itemID="{FA040438-F230-4921-8718-AF9714D82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d55812-8890-47b5-a65e-fac49e02e9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584012-5912-4227-A0B0-67E3891F8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1278</Words>
  <Characters>7291</Characters>
  <Application>Microsoft Office Word</Application>
  <DocSecurity>4</DocSecurity>
  <Lines>60</Lines>
  <Paragraphs>17</Paragraphs>
  <ScaleCrop>false</ScaleCrop>
  <HeadingPairs>
    <vt:vector size="2" baseType="variant">
      <vt:variant>
        <vt:lpstr>Title</vt:lpstr>
      </vt:variant>
      <vt:variant>
        <vt:i4>1</vt:i4>
      </vt:variant>
    </vt:vector>
  </HeadingPairs>
  <TitlesOfParts>
    <vt:vector size="1" baseType="lpstr">
      <vt:lpstr>Dharmesh Escalation_Urgent_Amazon Brand Potentially Hacked and Entire Catalog under Attack </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Dharmesh Escalation_Urgent_Amazon Brand Potentially Hacked and Entire Catalog under Attack </dc:title>
  <dc:subject/>
  <dc:creator>DeGraffenreid, Tucker</dc:creator>
  <cp:keywords/>
  <dc:description/>
  <cp:lastModifiedBy>Galas, Katrina</cp:lastModifiedBy>
  <cp:revision>2</cp:revision>
  <dcterms:created xsi:type="dcterms:W3CDTF">2025-10-22T19:51:00Z</dcterms:created>
  <dcterms:modified xsi:type="dcterms:W3CDTF">2025-10-22T19:51:00Z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0x01010032A724CC44EE2A46B50D3EF6118C6D1A</vt:lpwstr>
  </property>
  <property fmtid="{D5CDD505-2E9C-101B-9397-08002B2CF9AE}" pid="3" name="MSIP_Label_19e68092-05df-4271-8e3e-b2a4c82ba797_Enabled">
    <vt:lpwstr>true</vt:lpwstr>
  </property>
  <property fmtid="{D5CDD505-2E9C-101B-9397-08002B2CF9AE}" pid="4" name="MSIP_Label_19e68092-05df-4271-8e3e-b2a4c82ba797_SetDate">
    <vt:lpwstr>2025-09-10T20:39:58Z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f9759cc4-ab04-4b79-be84-528f49e2bb85</vt:lpwstr>
  </property>
  <property fmtid="{D5CDD505-2E9C-101B-9397-08002B2CF9AE}" pid="9" name="MSIP_Label_19e68092-05df-4271-8e3e-b2a4c82ba797_ContentBits">
    <vt:lpwstr>0</vt:lpwstr>
  </property>
  <property fmtid="{D5CDD505-2E9C-101B-9397-08002B2CF9AE}" pid="10" name="MSIP_Label_19e68092-05df-4271-8e3e-b2a4c82ba797_Tag">
    <vt:lpwstr>50, 3, 0, 1</vt:lpwstr>
  </property>
</Properties>
</file>